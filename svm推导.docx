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ascii="Arial" w:hAnsi="Arial" w:cs="Arial"/>
          <w:i w:val="0"/>
          <w:caps w:val="0"/>
          <w:color w:val="333333"/>
          <w:spacing w:val="0"/>
        </w:rPr>
      </w:pPr>
      <w:r>
        <w:rPr>
          <w:rFonts w:hint="default" w:ascii="Arial" w:hAnsi="Arial" w:cs="Arial"/>
          <w:i w:val="0"/>
          <w:caps w:val="0"/>
          <w:color w:val="333333"/>
          <w:spacing w:val="0"/>
          <w:shd w:val="clear" w:fill="FFFFFF"/>
        </w:rPr>
        <w:t>第一层、了解SVM</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支持向量机，因其英文名为</w:t>
      </w:r>
      <w:r>
        <w:rPr>
          <w:rFonts w:hint="default" w:ascii="Times New Roman" w:hAnsi="Times New Roman" w:cs="Times New Roman"/>
          <w:b w:val="0"/>
          <w:i w:val="0"/>
          <w:caps w:val="0"/>
          <w:color w:val="333333"/>
          <w:spacing w:val="0"/>
          <w:sz w:val="21"/>
          <w:szCs w:val="21"/>
          <w:shd w:val="clear" w:fill="FFFFFF"/>
        </w:rPr>
        <w:t>support vector machine</w:t>
      </w:r>
      <w:r>
        <w:rPr>
          <w:rFonts w:hint="eastAsia" w:ascii="宋体" w:hAnsi="宋体" w:eastAsia="宋体" w:cs="宋体"/>
          <w:b w:val="0"/>
          <w:i w:val="0"/>
          <w:caps w:val="0"/>
          <w:color w:val="333333"/>
          <w:spacing w:val="0"/>
          <w:sz w:val="21"/>
          <w:szCs w:val="21"/>
          <w:shd w:val="clear" w:fill="FFFFFF"/>
        </w:rPr>
        <w:t>，故一般简称</w:t>
      </w:r>
      <w:r>
        <w:rPr>
          <w:rFonts w:hint="default" w:ascii="Times New Roman" w:hAnsi="Times New Roman" w:cs="Times New Roman"/>
          <w:b w:val="0"/>
          <w:i w:val="0"/>
          <w:caps w:val="0"/>
          <w:color w:val="333333"/>
          <w:spacing w:val="0"/>
          <w:sz w:val="21"/>
          <w:szCs w:val="21"/>
          <w:shd w:val="clear" w:fill="FFFFFF"/>
        </w:rPr>
        <w:t>SVM</w:t>
      </w:r>
      <w:r>
        <w:rPr>
          <w:rFonts w:hint="eastAsia" w:ascii="宋体" w:hAnsi="宋体" w:eastAsia="宋体" w:cs="宋体"/>
          <w:b w:val="0"/>
          <w:i w:val="0"/>
          <w:caps w:val="0"/>
          <w:color w:val="333333"/>
          <w:spacing w:val="0"/>
          <w:sz w:val="21"/>
          <w:szCs w:val="21"/>
          <w:shd w:val="clear" w:fill="FFFFFF"/>
        </w:rPr>
        <w:t>，通俗来讲，它是一种二类分类模型，其基本模型定义为特征空间上的间隔最大的</w:t>
      </w:r>
      <w:r>
        <w:rPr>
          <w:rFonts w:hint="eastAsia" w:ascii="宋体" w:hAnsi="宋体" w:eastAsia="宋体" w:cs="宋体"/>
          <w:b w:val="0"/>
          <w:i w:val="0"/>
          <w:caps w:val="0"/>
          <w:color w:val="C00000"/>
          <w:spacing w:val="0"/>
          <w:sz w:val="21"/>
          <w:szCs w:val="21"/>
          <w:shd w:val="clear" w:fill="FFFFFF"/>
        </w:rPr>
        <w:t>线性分类器</w:t>
      </w:r>
      <w:r>
        <w:rPr>
          <w:rFonts w:hint="eastAsia" w:ascii="宋体" w:hAnsi="宋体" w:eastAsia="宋体" w:cs="宋体"/>
          <w:b w:val="0"/>
          <w:i w:val="0"/>
          <w:caps w:val="0"/>
          <w:color w:val="333333"/>
          <w:spacing w:val="0"/>
          <w:sz w:val="21"/>
          <w:szCs w:val="21"/>
          <w:shd w:val="clear" w:fill="FFFFFF"/>
        </w:rPr>
        <w:t>，其</w:t>
      </w:r>
      <w:r>
        <w:rPr>
          <w:rFonts w:hint="eastAsia" w:ascii="宋体" w:hAnsi="宋体" w:eastAsia="宋体" w:cs="宋体"/>
          <w:b w:val="0"/>
          <w:i w:val="0"/>
          <w:caps w:val="0"/>
          <w:color w:val="C00000"/>
          <w:spacing w:val="0"/>
          <w:sz w:val="21"/>
          <w:szCs w:val="21"/>
          <w:shd w:val="clear" w:fill="FFFFFF"/>
        </w:rPr>
        <w:t>学习策略便是间隔最大化</w:t>
      </w:r>
      <w:r>
        <w:rPr>
          <w:rFonts w:hint="eastAsia" w:ascii="宋体" w:hAnsi="宋体" w:eastAsia="宋体" w:cs="宋体"/>
          <w:b w:val="0"/>
          <w:i w:val="0"/>
          <w:caps w:val="0"/>
          <w:color w:val="333333"/>
          <w:spacing w:val="0"/>
          <w:sz w:val="21"/>
          <w:szCs w:val="21"/>
          <w:shd w:val="clear" w:fill="FFFFFF"/>
        </w:rPr>
        <w:t>，最终可转化为一个凸二次规划问题的求解。</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i w:val="0"/>
          <w:caps w:val="0"/>
          <w:color w:val="333333"/>
          <w:spacing w:val="0"/>
        </w:rPr>
      </w:pPr>
      <w:bookmarkStart w:id="0" w:name="t3"/>
      <w:bookmarkEnd w:id="0"/>
      <w:r>
        <w:rPr>
          <w:rStyle w:val="9"/>
          <w:rFonts w:ascii="Comic Sans MS" w:hAnsi="Comic Sans MS" w:eastAsia="Comic Sans MS" w:cs="Comic Sans MS"/>
          <w:i w:val="0"/>
          <w:caps w:val="0"/>
          <w:color w:val="333333"/>
          <w:spacing w:val="0"/>
          <w:sz w:val="24"/>
          <w:szCs w:val="24"/>
          <w:shd w:val="clear" w:fill="FFFFFF"/>
        </w:rPr>
        <w:t>1.1</w:t>
      </w:r>
      <w:r>
        <w:rPr>
          <w:rFonts w:hint="default" w:ascii="Arial" w:hAnsi="Arial" w:cs="Arial"/>
          <w:i w:val="0"/>
          <w:caps w:val="0"/>
          <w:color w:val="333333"/>
          <w:spacing w:val="0"/>
          <w:shd w:val="clear" w:fill="FFFFFF"/>
        </w:rPr>
        <w:t>、分类标准的起源：Logistic回归</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理解</w:t>
      </w:r>
      <w:r>
        <w:rPr>
          <w:rFonts w:hint="default" w:ascii="Times New Roman" w:hAnsi="Times New Roman" w:cs="Times New Roman"/>
          <w:b w:val="0"/>
          <w:i w:val="0"/>
          <w:caps w:val="0"/>
          <w:color w:val="333333"/>
          <w:spacing w:val="0"/>
          <w:sz w:val="21"/>
          <w:szCs w:val="21"/>
          <w:shd w:val="clear" w:fill="FFFFFF"/>
        </w:rPr>
        <w:t>SVM</w:t>
      </w:r>
      <w:r>
        <w:rPr>
          <w:rFonts w:hint="eastAsia" w:ascii="宋体" w:hAnsi="宋体" w:eastAsia="宋体" w:cs="宋体"/>
          <w:b w:val="0"/>
          <w:i w:val="0"/>
          <w:caps w:val="0"/>
          <w:color w:val="333333"/>
          <w:spacing w:val="0"/>
          <w:sz w:val="21"/>
          <w:szCs w:val="21"/>
          <w:shd w:val="clear" w:fill="FFFFFF"/>
        </w:rPr>
        <w:t>，咱们必须先弄清楚一个概念：线性分类器。</w:t>
      </w:r>
      <w:bookmarkStart w:id="32" w:name="_GoBack"/>
      <w:bookmarkEnd w:id="32"/>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给定一些数据点，它们分别属于两个不同的类，现在要找到一个线性分类器把这些数据分成两类。如果用</w:t>
      </w:r>
      <w:r>
        <w:rPr>
          <w:rFonts w:ascii="Calibri" w:hAnsi="Calibri" w:cs="Calibri"/>
          <w:b w:val="0"/>
          <w:i w:val="0"/>
          <w:caps w:val="0"/>
          <w:color w:val="333333"/>
          <w:spacing w:val="0"/>
          <w:sz w:val="21"/>
          <w:szCs w:val="21"/>
          <w:shd w:val="clear" w:fill="FFFFFF"/>
        </w:rPr>
        <w:t>x</w:t>
      </w:r>
      <w:r>
        <w:rPr>
          <w:rFonts w:hint="eastAsia" w:ascii="宋体" w:hAnsi="宋体" w:eastAsia="宋体" w:cs="宋体"/>
          <w:b w:val="0"/>
          <w:i w:val="0"/>
          <w:caps w:val="0"/>
          <w:color w:val="333333"/>
          <w:spacing w:val="0"/>
          <w:sz w:val="21"/>
          <w:szCs w:val="21"/>
          <w:shd w:val="clear" w:fill="FFFFFF"/>
        </w:rPr>
        <w:t>表示</w:t>
      </w:r>
      <w:r>
        <w:rPr>
          <w:rFonts w:hint="default" w:ascii="Arial" w:hAnsi="Arial" w:cs="Arial"/>
          <w:b w:val="0"/>
          <w:i w:val="0"/>
          <w:caps w:val="0"/>
          <w:color w:val="333333"/>
          <w:spacing w:val="0"/>
          <w:sz w:val="21"/>
          <w:szCs w:val="21"/>
          <w:shd w:val="clear" w:fill="FFFFFF"/>
        </w:rPr>
        <w:t>数据点，用</w:t>
      </w:r>
      <w:r>
        <w:rPr>
          <w:rFonts w:hint="default" w:ascii="Calibri" w:hAnsi="Calibri" w:cs="Calibri"/>
          <w:b w:val="0"/>
          <w:i w:val="0"/>
          <w:caps w:val="0"/>
          <w:color w:val="333333"/>
          <w:spacing w:val="0"/>
          <w:sz w:val="21"/>
          <w:szCs w:val="21"/>
          <w:shd w:val="clear" w:fill="FFFFFF"/>
        </w:rPr>
        <w:t>y</w:t>
      </w:r>
      <w:r>
        <w:rPr>
          <w:rFonts w:hint="eastAsia" w:ascii="宋体" w:hAnsi="宋体" w:eastAsia="宋体" w:cs="宋体"/>
          <w:b w:val="0"/>
          <w:i w:val="0"/>
          <w:caps w:val="0"/>
          <w:color w:val="333333"/>
          <w:spacing w:val="0"/>
          <w:sz w:val="21"/>
          <w:szCs w:val="21"/>
          <w:shd w:val="clear" w:fill="FFFFFF"/>
        </w:rPr>
        <w:t>表示</w:t>
      </w:r>
      <w:r>
        <w:rPr>
          <w:rFonts w:hint="default" w:ascii="Arial" w:hAnsi="Arial" w:cs="Arial"/>
          <w:b w:val="0"/>
          <w:i w:val="0"/>
          <w:caps w:val="0"/>
          <w:color w:val="333333"/>
          <w:spacing w:val="0"/>
          <w:sz w:val="21"/>
          <w:szCs w:val="21"/>
          <w:shd w:val="clear" w:fill="FFFFFF"/>
        </w:rPr>
        <w:t>类别（y可以取</w:t>
      </w:r>
      <w:r>
        <w:rPr>
          <w:rFonts w:hint="default" w:ascii="Calibri" w:hAnsi="Calibri" w:cs="Calibri"/>
          <w:b w:val="0"/>
          <w:i w:val="0"/>
          <w:caps w:val="0"/>
          <w:color w:val="333333"/>
          <w:spacing w:val="0"/>
          <w:sz w:val="21"/>
          <w:szCs w:val="21"/>
          <w:shd w:val="clear" w:fill="FFFFFF"/>
        </w:rPr>
        <w:t>1</w:t>
      </w:r>
      <w:r>
        <w:rPr>
          <w:rFonts w:hint="eastAsia" w:ascii="宋体" w:hAnsi="宋体" w:eastAsia="宋体" w:cs="宋体"/>
          <w:b w:val="0"/>
          <w:i w:val="0"/>
          <w:caps w:val="0"/>
          <w:color w:val="333333"/>
          <w:spacing w:val="0"/>
          <w:sz w:val="21"/>
          <w:szCs w:val="21"/>
          <w:shd w:val="clear" w:fill="FFFFFF"/>
        </w:rPr>
        <w:t>或者</w:t>
      </w:r>
      <w:r>
        <w:rPr>
          <w:rFonts w:hint="default" w:ascii="Calibri" w:hAnsi="Calibri" w:cs="Calibri"/>
          <w:b w:val="0"/>
          <w:i w:val="0"/>
          <w:caps w:val="0"/>
          <w:color w:val="333333"/>
          <w:spacing w:val="0"/>
          <w:sz w:val="21"/>
          <w:szCs w:val="21"/>
          <w:shd w:val="clear" w:fill="FFFFFF"/>
        </w:rPr>
        <w:t>-1</w:t>
      </w:r>
      <w:r>
        <w:rPr>
          <w:rFonts w:hint="eastAsia" w:ascii="宋体" w:hAnsi="宋体" w:eastAsia="宋体" w:cs="宋体"/>
          <w:b w:val="0"/>
          <w:i w:val="0"/>
          <w:caps w:val="0"/>
          <w:color w:val="333333"/>
          <w:spacing w:val="0"/>
          <w:sz w:val="21"/>
          <w:szCs w:val="21"/>
          <w:shd w:val="clear" w:fill="FFFFFF"/>
        </w:rPr>
        <w:t>，分别代表两个不同的类</w:t>
      </w:r>
      <w:r>
        <w:rPr>
          <w:rFonts w:hint="default" w:ascii="Arial" w:hAnsi="Arial" w:cs="Arial"/>
          <w:b w:val="0"/>
          <w:i w:val="0"/>
          <w:caps w:val="0"/>
          <w:color w:val="333333"/>
          <w:spacing w:val="0"/>
          <w:sz w:val="21"/>
          <w:szCs w:val="21"/>
          <w:shd w:val="clear" w:fill="FFFFFF"/>
        </w:rPr>
        <w:t>），一个线性分类器的学习目标便是要在</w:t>
      </w:r>
      <w:r>
        <w:rPr>
          <w:rFonts w:hint="default" w:ascii="Calibri" w:hAnsi="Calibri" w:cs="Calibri"/>
          <w:b w:val="0"/>
          <w:i w:val="0"/>
          <w:caps w:val="0"/>
          <w:color w:val="333333"/>
          <w:spacing w:val="0"/>
          <w:sz w:val="21"/>
          <w:szCs w:val="21"/>
          <w:shd w:val="clear" w:fill="FFFFFF"/>
        </w:rPr>
        <w:t>n</w:t>
      </w:r>
      <w:r>
        <w:rPr>
          <w:rFonts w:hint="eastAsia" w:ascii="宋体" w:hAnsi="宋体" w:eastAsia="宋体" w:cs="宋体"/>
          <w:b w:val="0"/>
          <w:i w:val="0"/>
          <w:caps w:val="0"/>
          <w:color w:val="333333"/>
          <w:spacing w:val="0"/>
          <w:sz w:val="21"/>
          <w:szCs w:val="21"/>
          <w:shd w:val="clear" w:fill="FFFFFF"/>
        </w:rPr>
        <w:t>维的数据空间中找到一个</w:t>
      </w:r>
      <w:r>
        <w:rPr>
          <w:rFonts w:hint="default" w:ascii="Arial" w:hAnsi="Arial" w:cs="Arial"/>
          <w:b w:val="0"/>
          <w:i w:val="0"/>
          <w:caps w:val="0"/>
          <w:color w:val="333333"/>
          <w:spacing w:val="0"/>
          <w:sz w:val="21"/>
          <w:szCs w:val="21"/>
          <w:shd w:val="clear" w:fill="FFFFFF"/>
        </w:rPr>
        <w:t>超平面（hyper plane），这个超平面的方程可以表示为（ wT中的</w:t>
      </w:r>
      <w:r>
        <w:rPr>
          <w:rFonts w:hint="default" w:ascii="Calibri" w:hAnsi="Calibri" w:cs="Calibri"/>
          <w:b w:val="0"/>
          <w:i w:val="0"/>
          <w:caps w:val="0"/>
          <w:color w:val="333333"/>
          <w:spacing w:val="0"/>
          <w:sz w:val="21"/>
          <w:szCs w:val="21"/>
          <w:shd w:val="clear" w:fill="FFFFFF"/>
        </w:rPr>
        <w:t>T</w:t>
      </w:r>
      <w:r>
        <w:rPr>
          <w:rFonts w:hint="eastAsia" w:ascii="宋体" w:hAnsi="宋体" w:eastAsia="宋体" w:cs="宋体"/>
          <w:b w:val="0"/>
          <w:i w:val="0"/>
          <w:caps w:val="0"/>
          <w:color w:val="333333"/>
          <w:spacing w:val="0"/>
          <w:sz w:val="21"/>
          <w:szCs w:val="21"/>
          <w:shd w:val="clear" w:fill="FFFFFF"/>
        </w:rPr>
        <w:t>代表转置</w:t>
      </w:r>
      <w:r>
        <w:rPr>
          <w:rFonts w:hint="default" w:ascii="Arial" w:hAnsi="Arial" w:cs="Arial"/>
          <w:b w:val="0"/>
          <w:i w:val="0"/>
          <w:caps w:val="0"/>
          <w:color w:val="333333"/>
          <w:spacing w:val="0"/>
          <w:sz w:val="21"/>
          <w:szCs w:val="21"/>
          <w:shd w:val="clear" w:fill="FFFFFF"/>
        </w:rPr>
        <w:t>）：</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ascii="Tahoma" w:hAnsi="Tahoma" w:eastAsia="Tahoma" w:cs="Tahoma"/>
          <w:b w:val="0"/>
          <w:i w:val="0"/>
          <w:caps w:val="0"/>
          <w:color w:val="333333"/>
          <w:spacing w:val="0"/>
          <w:sz w:val="21"/>
          <w:szCs w:val="21"/>
          <w:shd w:val="clear" w:fill="FFFFFF"/>
        </w:rPr>
        <w:t>            </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"http://img.blog.csdn.net/20131107201104906"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1085850" cy="266700"/>
            <wp:effectExtent l="0" t="0" r="0" b="0"/>
            <wp:docPr id="21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1" descr="IMG_256"/>
                    <pic:cNvPicPr>
                      <a:picLocks noChangeAspect="1"/>
                    </pic:cNvPicPr>
                  </pic:nvPicPr>
                  <pic:blipFill>
                    <a:blip r:embed="rId4" r:link="rId5"/>
                    <a:stretch>
                      <a:fillRect/>
                    </a:stretch>
                  </pic:blipFill>
                  <pic:spPr>
                    <a:xfrm>
                      <a:off x="0" y="0"/>
                      <a:ext cx="1085850" cy="2667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p>
    <w:p>
      <w:pPr>
        <w:pStyle w:val="6"/>
        <w:keepNext w:val="0"/>
        <w:keepLines w:val="0"/>
        <w:widowControl/>
        <w:suppressLineNumbers w:val="0"/>
        <w:pBdr>
          <w:top w:val="none" w:color="auto" w:sz="0" w:space="0"/>
          <w:bottom w:val="none" w:color="auto" w:sz="0" w:space="0"/>
        </w:pBdr>
        <w:shd w:val="clear" w:fill="FFFFFF"/>
        <w:spacing w:before="210" w:beforeAutospacing="0" w:after="210" w:afterAutospacing="0" w:line="300" w:lineRule="atLeast"/>
        <w:ind w:left="0" w:firstLine="0"/>
        <w:jc w:val="left"/>
        <w:rPr>
          <w:rFonts w:hint="default" w:ascii="Arial" w:hAnsi="Arial" w:cs="Arial"/>
          <w:b w:val="0"/>
          <w:i w:val="0"/>
          <w:caps w:val="0"/>
          <w:color w:val="333333"/>
          <w:spacing w:val="0"/>
          <w:sz w:val="21"/>
          <w:szCs w:val="21"/>
        </w:rPr>
      </w:pPr>
      <w:r>
        <w:rPr>
          <w:rFonts w:hint="default" w:ascii="Tahoma" w:hAnsi="Tahoma" w:eastAsia="Tahoma" w:cs="Tahoma"/>
          <w:b w:val="0"/>
          <w:i w:val="0"/>
          <w:caps w:val="0"/>
          <w:color w:val="333333"/>
          <w:spacing w:val="0"/>
          <w:sz w:val="21"/>
          <w:szCs w:val="21"/>
          <w:shd w:val="clear" w:fill="FFFFFF"/>
        </w:rPr>
        <w:t>    </w:t>
      </w:r>
      <w:r>
        <w:rPr>
          <w:rFonts w:hint="default" w:ascii="Arial" w:hAnsi="Arial" w:cs="Arial"/>
          <w:b w:val="0"/>
          <w:i w:val="0"/>
          <w:caps w:val="0"/>
          <w:color w:val="333333"/>
          <w:spacing w:val="0"/>
          <w:sz w:val="21"/>
          <w:szCs w:val="21"/>
          <w:shd w:val="clear" w:fill="FFFFFF"/>
        </w:rPr>
        <w:t>可能有读者对类别取</w:t>
      </w:r>
      <w:r>
        <w:rPr>
          <w:rFonts w:ascii="Helvetica" w:hAnsi="Helvetica" w:eastAsia="Helvetica" w:cs="Helvetica"/>
          <w:b w:val="0"/>
          <w:i w:val="0"/>
          <w:caps w:val="0"/>
          <w:color w:val="333333"/>
          <w:spacing w:val="0"/>
          <w:sz w:val="21"/>
          <w:szCs w:val="21"/>
          <w:shd w:val="clear" w:fill="FFFFFF"/>
        </w:rPr>
        <w:t>1</w:t>
      </w:r>
      <w:r>
        <w:rPr>
          <w:rFonts w:hint="eastAsia" w:ascii="宋体" w:hAnsi="宋体" w:eastAsia="宋体" w:cs="宋体"/>
          <w:b w:val="0"/>
          <w:i w:val="0"/>
          <w:caps w:val="0"/>
          <w:color w:val="333333"/>
          <w:spacing w:val="0"/>
          <w:sz w:val="21"/>
          <w:szCs w:val="21"/>
          <w:shd w:val="clear" w:fill="FFFFFF"/>
        </w:rPr>
        <w:t>或</w:t>
      </w:r>
      <w:r>
        <w:rPr>
          <w:rFonts w:hint="default" w:ascii="Helvetica" w:hAnsi="Helvetica" w:eastAsia="Helvetica" w:cs="Helvetica"/>
          <w:b w:val="0"/>
          <w:i w:val="0"/>
          <w:caps w:val="0"/>
          <w:color w:val="333333"/>
          <w:spacing w:val="0"/>
          <w:sz w:val="21"/>
          <w:szCs w:val="21"/>
          <w:shd w:val="clear" w:fill="FFFFFF"/>
        </w:rPr>
        <w:t>-1</w:t>
      </w:r>
      <w:r>
        <w:rPr>
          <w:rFonts w:hint="eastAsia" w:ascii="宋体" w:hAnsi="宋体" w:eastAsia="宋体" w:cs="宋体"/>
          <w:b w:val="0"/>
          <w:i w:val="0"/>
          <w:caps w:val="0"/>
          <w:color w:val="333333"/>
          <w:spacing w:val="0"/>
          <w:sz w:val="21"/>
          <w:szCs w:val="21"/>
          <w:shd w:val="clear" w:fill="FFFFFF"/>
        </w:rPr>
        <w:t>有疑问，事实上，这个</w:t>
      </w:r>
      <w:r>
        <w:rPr>
          <w:rFonts w:hint="default" w:ascii="Helvetica" w:hAnsi="Helvetica" w:eastAsia="Helvetica" w:cs="Helvetica"/>
          <w:b w:val="0"/>
          <w:i w:val="0"/>
          <w:caps w:val="0"/>
          <w:color w:val="333333"/>
          <w:spacing w:val="0"/>
          <w:sz w:val="21"/>
          <w:szCs w:val="21"/>
          <w:shd w:val="clear" w:fill="FFFFFF"/>
        </w:rPr>
        <w:t>1</w:t>
      </w:r>
      <w:r>
        <w:rPr>
          <w:rFonts w:hint="eastAsia" w:ascii="宋体" w:hAnsi="宋体" w:eastAsia="宋体" w:cs="宋体"/>
          <w:b w:val="0"/>
          <w:i w:val="0"/>
          <w:caps w:val="0"/>
          <w:color w:val="333333"/>
          <w:spacing w:val="0"/>
          <w:sz w:val="21"/>
          <w:szCs w:val="21"/>
          <w:shd w:val="clear" w:fill="FFFFFF"/>
        </w:rPr>
        <w:t>或</w:t>
      </w:r>
      <w:r>
        <w:rPr>
          <w:rFonts w:hint="default" w:ascii="Helvetica" w:hAnsi="Helvetica" w:eastAsia="Helvetica" w:cs="Helvetica"/>
          <w:b w:val="0"/>
          <w:i w:val="0"/>
          <w:caps w:val="0"/>
          <w:color w:val="333333"/>
          <w:spacing w:val="0"/>
          <w:sz w:val="21"/>
          <w:szCs w:val="21"/>
          <w:shd w:val="clear" w:fill="FFFFFF"/>
        </w:rPr>
        <w:t>-1</w:t>
      </w:r>
      <w:r>
        <w:rPr>
          <w:rFonts w:hint="eastAsia" w:ascii="宋体" w:hAnsi="宋体" w:eastAsia="宋体" w:cs="宋体"/>
          <w:b w:val="0"/>
          <w:i w:val="0"/>
          <w:caps w:val="0"/>
          <w:color w:val="333333"/>
          <w:spacing w:val="0"/>
          <w:sz w:val="21"/>
          <w:szCs w:val="21"/>
          <w:shd w:val="clear" w:fill="FFFFFF"/>
        </w:rPr>
        <w:t>的分类标准起源于</w:t>
      </w:r>
      <w:r>
        <w:rPr>
          <w:rFonts w:hint="default" w:ascii="Helvetica" w:hAnsi="Helvetica" w:eastAsia="Helvetica" w:cs="Helvetica"/>
          <w:b w:val="0"/>
          <w:i w:val="0"/>
          <w:caps w:val="0"/>
          <w:color w:val="333333"/>
          <w:spacing w:val="0"/>
          <w:sz w:val="21"/>
          <w:szCs w:val="21"/>
          <w:shd w:val="clear" w:fill="FFFFFF"/>
        </w:rPr>
        <w:t>logistic</w:t>
      </w:r>
      <w:r>
        <w:rPr>
          <w:rFonts w:hint="eastAsia" w:ascii="宋体" w:hAnsi="宋体" w:eastAsia="宋体" w:cs="宋体"/>
          <w:b w:val="0"/>
          <w:i w:val="0"/>
          <w:caps w:val="0"/>
          <w:color w:val="333333"/>
          <w:spacing w:val="0"/>
          <w:sz w:val="21"/>
          <w:szCs w:val="21"/>
          <w:shd w:val="clear" w:fill="FFFFFF"/>
        </w:rPr>
        <w:t>回归</w:t>
      </w:r>
      <w:r>
        <w:rPr>
          <w:rFonts w:hint="default" w:ascii="Arial" w:hAnsi="Arial" w:cs="Arial"/>
          <w:b w:val="0"/>
          <w:i w:val="0"/>
          <w:caps w:val="0"/>
          <w:color w:val="333333"/>
          <w:spacing w:val="0"/>
          <w:sz w:val="21"/>
          <w:szCs w:val="21"/>
          <w:shd w:val="clear" w:fill="FFFFFF"/>
        </w:rPr>
        <w:t>。</w:t>
      </w:r>
    </w:p>
    <w:p>
      <w:pPr>
        <w:pStyle w:val="6"/>
        <w:keepNext w:val="0"/>
        <w:keepLines w:val="0"/>
        <w:widowControl/>
        <w:suppressLineNumbers w:val="0"/>
        <w:pBdr>
          <w:top w:val="none" w:color="auto" w:sz="0" w:space="0"/>
          <w:bottom w:val="none" w:color="auto" w:sz="0" w:space="0"/>
        </w:pBdr>
        <w:shd w:val="clear" w:fill="FFFFFF"/>
        <w:spacing w:before="210" w:beforeAutospacing="0" w:after="210" w:afterAutospacing="0" w:line="30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Logistic</w:t>
      </w:r>
      <w:r>
        <w:rPr>
          <w:rFonts w:hint="eastAsia" w:ascii="宋体" w:hAnsi="宋体" w:eastAsia="宋体" w:cs="宋体"/>
          <w:b w:val="0"/>
          <w:i w:val="0"/>
          <w:caps w:val="0"/>
          <w:color w:val="333333"/>
          <w:spacing w:val="0"/>
          <w:sz w:val="21"/>
          <w:szCs w:val="21"/>
          <w:shd w:val="clear" w:fill="FFFFFF"/>
        </w:rPr>
        <w:t>回归目的是从特征学习出一个</w:t>
      </w:r>
      <w:r>
        <w:rPr>
          <w:rFonts w:hint="default" w:ascii="Times New Roman" w:hAnsi="Times New Roman" w:cs="Times New Roman"/>
          <w:b w:val="0"/>
          <w:i w:val="0"/>
          <w:caps w:val="0"/>
          <w:color w:val="333333"/>
          <w:spacing w:val="0"/>
          <w:sz w:val="21"/>
          <w:szCs w:val="21"/>
          <w:shd w:val="clear" w:fill="FFFFFF"/>
        </w:rPr>
        <w:t>0/1</w:t>
      </w:r>
      <w:r>
        <w:rPr>
          <w:rFonts w:hint="eastAsia" w:ascii="宋体" w:hAnsi="宋体" w:eastAsia="宋体" w:cs="宋体"/>
          <w:b w:val="0"/>
          <w:i w:val="0"/>
          <w:caps w:val="0"/>
          <w:color w:val="333333"/>
          <w:spacing w:val="0"/>
          <w:sz w:val="21"/>
          <w:szCs w:val="21"/>
          <w:shd w:val="clear" w:fill="FFFFFF"/>
        </w:rPr>
        <w:t>分类模型，而这个模型是将特性的线性组合作为自变量，由于自变量的取值范围是负无穷到正无穷。因此，使用</w:t>
      </w:r>
      <w:r>
        <w:rPr>
          <w:rFonts w:hint="default" w:ascii="Times New Roman" w:hAnsi="Times New Roman" w:cs="Times New Roman"/>
          <w:b w:val="0"/>
          <w:i w:val="0"/>
          <w:caps w:val="0"/>
          <w:color w:val="333333"/>
          <w:spacing w:val="0"/>
          <w:sz w:val="21"/>
          <w:szCs w:val="21"/>
          <w:shd w:val="clear" w:fill="FFFFFF"/>
        </w:rPr>
        <w:t>logistic</w:t>
      </w:r>
      <w:r>
        <w:rPr>
          <w:rFonts w:hint="eastAsia" w:ascii="宋体" w:hAnsi="宋体" w:eastAsia="宋体" w:cs="宋体"/>
          <w:b w:val="0"/>
          <w:i w:val="0"/>
          <w:caps w:val="0"/>
          <w:color w:val="333333"/>
          <w:spacing w:val="0"/>
          <w:sz w:val="21"/>
          <w:szCs w:val="21"/>
          <w:shd w:val="clear" w:fill="FFFFFF"/>
        </w:rPr>
        <w:t>函数（或称作</w:t>
      </w:r>
      <w:r>
        <w:rPr>
          <w:rFonts w:hint="default" w:ascii="Times New Roman" w:hAnsi="Times New Roman" w:cs="Times New Roman"/>
          <w:b w:val="0"/>
          <w:i w:val="0"/>
          <w:caps w:val="0"/>
          <w:color w:val="333333"/>
          <w:spacing w:val="0"/>
          <w:sz w:val="21"/>
          <w:szCs w:val="21"/>
          <w:shd w:val="clear" w:fill="FFFFFF"/>
        </w:rPr>
        <w:t>sigmoid</w:t>
      </w:r>
      <w:r>
        <w:rPr>
          <w:rFonts w:hint="eastAsia" w:ascii="宋体" w:hAnsi="宋体" w:eastAsia="宋体" w:cs="宋体"/>
          <w:b w:val="0"/>
          <w:i w:val="0"/>
          <w:caps w:val="0"/>
          <w:color w:val="333333"/>
          <w:spacing w:val="0"/>
          <w:sz w:val="21"/>
          <w:szCs w:val="21"/>
          <w:shd w:val="clear" w:fill="FFFFFF"/>
        </w:rPr>
        <w:t>函数）将自变量映射到</w:t>
      </w:r>
      <w:r>
        <w:rPr>
          <w:rFonts w:hint="default" w:ascii="Times New Roman" w:hAnsi="Times New Roman" w:cs="Times New Roman"/>
          <w:b w:val="0"/>
          <w:i w:val="0"/>
          <w:caps w:val="0"/>
          <w:color w:val="333333"/>
          <w:spacing w:val="0"/>
          <w:sz w:val="21"/>
          <w:szCs w:val="21"/>
          <w:shd w:val="clear" w:fill="FFFFFF"/>
        </w:rPr>
        <w:t>(0,1)</w:t>
      </w:r>
      <w:r>
        <w:rPr>
          <w:rFonts w:hint="eastAsia" w:ascii="宋体" w:hAnsi="宋体" w:eastAsia="宋体" w:cs="宋体"/>
          <w:b w:val="0"/>
          <w:i w:val="0"/>
          <w:caps w:val="0"/>
          <w:color w:val="333333"/>
          <w:spacing w:val="0"/>
          <w:sz w:val="21"/>
          <w:szCs w:val="21"/>
          <w:shd w:val="clear" w:fill="FFFFFF"/>
        </w:rPr>
        <w:t>上，映射后的值被认为是属于</w:t>
      </w:r>
      <w:r>
        <w:rPr>
          <w:rFonts w:hint="default" w:ascii="Times New Roman" w:hAnsi="Times New Roman" w:cs="Times New Roman"/>
          <w:b w:val="0"/>
          <w:i w:val="0"/>
          <w:caps w:val="0"/>
          <w:color w:val="333333"/>
          <w:spacing w:val="0"/>
          <w:sz w:val="21"/>
          <w:szCs w:val="21"/>
          <w:shd w:val="clear" w:fill="FFFFFF"/>
        </w:rPr>
        <w:t>y=1</w:t>
      </w:r>
      <w:r>
        <w:rPr>
          <w:rFonts w:hint="eastAsia" w:ascii="宋体" w:hAnsi="宋体" w:eastAsia="宋体" w:cs="宋体"/>
          <w:b w:val="0"/>
          <w:i w:val="0"/>
          <w:caps w:val="0"/>
          <w:color w:val="333333"/>
          <w:spacing w:val="0"/>
          <w:sz w:val="21"/>
          <w:szCs w:val="21"/>
          <w:shd w:val="clear" w:fill="FFFFFF"/>
        </w:rPr>
        <w:t>的概率。</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假设函数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right="2882"/>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t xml:space="preserve">    </w:t>
      </w: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"http://img.my.csdn.net/uploads/201304/05/1365174192_8325.png"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238375" cy="504825"/>
            <wp:effectExtent l="0" t="0" r="9525" b="9525"/>
            <wp:docPr id="217"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2" descr="IMG_257"/>
                    <pic:cNvPicPr>
                      <a:picLocks noChangeAspect="1"/>
                    </pic:cNvPicPr>
                  </pic:nvPicPr>
                  <pic:blipFill>
                    <a:blip r:embed="rId6" r:link="rId7"/>
                    <a:stretch>
                      <a:fillRect/>
                    </a:stretch>
                  </pic:blipFill>
                  <pic:spPr>
                    <a:xfrm>
                      <a:off x="0" y="0"/>
                      <a:ext cx="2238375" cy="5048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其中x是n维特征向量，函数g就是logistic函数。</w:t>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而</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"http://img.my.csdn.net/uploads/201304/05/1365174223_1807.png"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1181100" cy="457200"/>
            <wp:effectExtent l="0" t="0" r="0" b="0"/>
            <wp:docPr id="219"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3" descr="IMG_258"/>
                    <pic:cNvPicPr>
                      <a:picLocks noChangeAspect="1"/>
                    </pic:cNvPicPr>
                  </pic:nvPicPr>
                  <pic:blipFill>
                    <a:blip r:embed="rId8" r:link="rId9"/>
                    <a:stretch>
                      <a:fillRect/>
                    </a:stretch>
                  </pic:blipFill>
                  <pic:spPr>
                    <a:xfrm>
                      <a:off x="0" y="0"/>
                      <a:ext cx="1181100" cy="4572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的图像是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right="2882"/>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"http://img.my.csdn.net/uploads/201304/05/1365174236_6175.png"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162300" cy="2609850"/>
            <wp:effectExtent l="0" t="0" r="0" b="0"/>
            <wp:docPr id="216"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4" descr="IMG_259"/>
                    <pic:cNvPicPr>
                      <a:picLocks noChangeAspect="1"/>
                    </pic:cNvPicPr>
                  </pic:nvPicPr>
                  <pic:blipFill>
                    <a:blip r:embed="rId10" r:link="rId11"/>
                    <a:stretch>
                      <a:fillRect/>
                    </a:stretch>
                  </pic:blipFill>
                  <pic:spPr>
                    <a:xfrm>
                      <a:off x="0" y="0"/>
                      <a:ext cx="3162300" cy="26098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2040" w:right="1440" w:firstLine="0"/>
        <w:jc w:val="left"/>
        <w:rPr>
          <w:rFonts w:hint="eastAsia" w:ascii="宋体" w:hAnsi="宋体" w:eastAsia="宋体" w:cs="宋体"/>
          <w:b w:val="0"/>
          <w:i w:val="0"/>
          <w:caps w:val="0"/>
          <w:color w:val="333333"/>
          <w:spacing w:val="0"/>
          <w:sz w:val="24"/>
          <w:szCs w:val="24"/>
        </w:rPr>
      </w:pP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可以看到，将无穷映射到了(0,1)。</w:t>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而假设函数就是特征属于y=1的概率。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2160" w:right="216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"http://img.my.csdn.net/uploads/201304/05/1365174921_9452.png"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333625" cy="495300"/>
            <wp:effectExtent l="0" t="0" r="9525" b="0"/>
            <wp:docPr id="220"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5" descr="IMG_260"/>
                    <pic:cNvPicPr>
                      <a:picLocks noChangeAspect="1"/>
                    </pic:cNvPicPr>
                  </pic:nvPicPr>
                  <pic:blipFill>
                    <a:blip r:embed="rId12" r:link="rId13"/>
                    <a:stretch>
                      <a:fillRect/>
                    </a:stretch>
                  </pic:blipFill>
                  <pic:spPr>
                    <a:xfrm>
                      <a:off x="0" y="0"/>
                      <a:ext cx="2333625" cy="4953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从而，当我们要判别一个新来的特征属于哪个类时，只需求</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"http://img.my.csdn.net/uploads/201304/05/1365175136_8232.png"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314325" cy="152400"/>
            <wp:effectExtent l="0" t="0" r="9525" b="0"/>
            <wp:docPr id="221"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6" descr="IMG_261"/>
                    <pic:cNvPicPr>
                      <a:picLocks noChangeAspect="1"/>
                    </pic:cNvPicPr>
                  </pic:nvPicPr>
                  <pic:blipFill>
                    <a:blip r:embed="rId14" r:link="rId15"/>
                    <a:stretch>
                      <a:fillRect/>
                    </a:stretch>
                  </pic:blipFill>
                  <pic:spPr>
                    <a:xfrm>
                      <a:off x="0" y="0"/>
                      <a:ext cx="314325" cy="152400"/>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即可，若</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"http://img.my.csdn.net/uploads/201304/05/1365175136_8232.png"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314325" cy="152400"/>
            <wp:effectExtent l="0" t="0" r="9525" b="0"/>
            <wp:docPr id="222"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7" descr="IMG_262"/>
                    <pic:cNvPicPr>
                      <a:picLocks noChangeAspect="1"/>
                    </pic:cNvPicPr>
                  </pic:nvPicPr>
                  <pic:blipFill>
                    <a:blip r:embed="rId14" r:link="rId15"/>
                    <a:stretch>
                      <a:fillRect/>
                    </a:stretch>
                  </pic:blipFill>
                  <pic:spPr>
                    <a:xfrm>
                      <a:off x="0" y="0"/>
                      <a:ext cx="314325" cy="152400"/>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大于</w:t>
      </w:r>
      <w:r>
        <w:rPr>
          <w:rFonts w:hint="default" w:ascii="Times New Roman" w:hAnsi="Times New Roman" w:cs="Times New Roman"/>
          <w:b w:val="0"/>
          <w:i w:val="0"/>
          <w:caps w:val="0"/>
          <w:color w:val="333333"/>
          <w:spacing w:val="0"/>
          <w:sz w:val="21"/>
          <w:szCs w:val="21"/>
          <w:shd w:val="clear" w:fill="FFFFFF"/>
        </w:rPr>
        <w:t>0.5</w:t>
      </w:r>
      <w:r>
        <w:rPr>
          <w:rFonts w:hint="eastAsia" w:ascii="宋体" w:hAnsi="宋体" w:eastAsia="宋体" w:cs="宋体"/>
          <w:b w:val="0"/>
          <w:i w:val="0"/>
          <w:caps w:val="0"/>
          <w:color w:val="333333"/>
          <w:spacing w:val="0"/>
          <w:sz w:val="21"/>
          <w:szCs w:val="21"/>
          <w:shd w:val="clear" w:fill="FFFFFF"/>
        </w:rPr>
        <w:t>就是</w:t>
      </w:r>
      <w:r>
        <w:rPr>
          <w:rFonts w:hint="default" w:ascii="Times New Roman" w:hAnsi="Times New Roman" w:cs="Times New Roman"/>
          <w:b w:val="0"/>
          <w:i w:val="0"/>
          <w:caps w:val="0"/>
          <w:color w:val="333333"/>
          <w:spacing w:val="0"/>
          <w:sz w:val="21"/>
          <w:szCs w:val="21"/>
          <w:shd w:val="clear" w:fill="FFFFFF"/>
        </w:rPr>
        <w:t>y=1</w:t>
      </w:r>
      <w:r>
        <w:rPr>
          <w:rFonts w:hint="eastAsia" w:ascii="宋体" w:hAnsi="宋体" w:eastAsia="宋体" w:cs="宋体"/>
          <w:b w:val="0"/>
          <w:i w:val="0"/>
          <w:caps w:val="0"/>
          <w:color w:val="333333"/>
          <w:spacing w:val="0"/>
          <w:sz w:val="21"/>
          <w:szCs w:val="21"/>
          <w:shd w:val="clear" w:fill="FFFFFF"/>
        </w:rPr>
        <w:t>的类，反之属于</w:t>
      </w:r>
      <w:r>
        <w:rPr>
          <w:rFonts w:hint="default" w:ascii="Times New Roman" w:hAnsi="Times New Roman" w:cs="Times New Roman"/>
          <w:b w:val="0"/>
          <w:i w:val="0"/>
          <w:caps w:val="0"/>
          <w:color w:val="333333"/>
          <w:spacing w:val="0"/>
          <w:sz w:val="21"/>
          <w:szCs w:val="21"/>
          <w:shd w:val="clear" w:fill="FFFFFF"/>
        </w:rPr>
        <w:t>y=0</w:t>
      </w:r>
      <w:r>
        <w:rPr>
          <w:rFonts w:hint="eastAsia" w:ascii="宋体" w:hAnsi="宋体" w:eastAsia="宋体" w:cs="宋体"/>
          <w:b w:val="0"/>
          <w:i w:val="0"/>
          <w:caps w:val="0"/>
          <w:color w:val="333333"/>
          <w:spacing w:val="0"/>
          <w:sz w:val="21"/>
          <w:szCs w:val="21"/>
          <w:shd w:val="clear" w:fill="FFFFFF"/>
        </w:rPr>
        <w:t>类。</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此外，</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"http://img.my.csdn.net/uploads/201304/05/1365175136_8232.png"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314325" cy="152400"/>
            <wp:effectExtent l="0" t="0" r="9525" b="0"/>
            <wp:docPr id="223"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8" descr="IMG_263"/>
                    <pic:cNvPicPr>
                      <a:picLocks noChangeAspect="1"/>
                    </pic:cNvPicPr>
                  </pic:nvPicPr>
                  <pic:blipFill>
                    <a:blip r:embed="rId14" r:link="rId15"/>
                    <a:stretch>
                      <a:fillRect/>
                    </a:stretch>
                  </pic:blipFill>
                  <pic:spPr>
                    <a:xfrm>
                      <a:off x="0" y="0"/>
                      <a:ext cx="314325" cy="152400"/>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只和</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"http://img.my.csdn.net/uploads/201304/05/1365175161_1760.png"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219075" cy="161925"/>
            <wp:effectExtent l="0" t="0" r="9525" b="8255"/>
            <wp:docPr id="224"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9" descr="IMG_264"/>
                    <pic:cNvPicPr>
                      <a:picLocks noChangeAspect="1"/>
                    </pic:cNvPicPr>
                  </pic:nvPicPr>
                  <pic:blipFill>
                    <a:blip r:embed="rId16" r:link="rId17"/>
                    <a:stretch>
                      <a:fillRect/>
                    </a:stretch>
                  </pic:blipFill>
                  <pic:spPr>
                    <a:xfrm>
                      <a:off x="0" y="0"/>
                      <a:ext cx="219075" cy="161925"/>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有关，</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"http://img.my.csdn.net/uploads/201304/05/1365175169_2349.png"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219075" cy="161925"/>
            <wp:effectExtent l="0" t="0" r="9525" b="8255"/>
            <wp:docPr id="225"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10" descr="IMG_265"/>
                    <pic:cNvPicPr>
                      <a:picLocks noChangeAspect="1"/>
                    </pic:cNvPicPr>
                  </pic:nvPicPr>
                  <pic:blipFill>
                    <a:blip r:embed="rId16" r:link="rId17"/>
                    <a:stretch>
                      <a:fillRect/>
                    </a:stretch>
                  </pic:blipFill>
                  <pic:spPr>
                    <a:xfrm>
                      <a:off x="0" y="0"/>
                      <a:ext cx="219075" cy="161925"/>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&gt;0</w:t>
      </w:r>
      <w:r>
        <w:rPr>
          <w:rFonts w:hint="eastAsia" w:ascii="宋体" w:hAnsi="宋体" w:eastAsia="宋体" w:cs="宋体"/>
          <w:b w:val="0"/>
          <w:i w:val="0"/>
          <w:caps w:val="0"/>
          <w:color w:val="333333"/>
          <w:spacing w:val="0"/>
          <w:sz w:val="21"/>
          <w:szCs w:val="21"/>
          <w:shd w:val="clear" w:fill="FFFFFF"/>
        </w:rPr>
        <w:t>，那么</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"http://img.my.csdn.net/uploads/201304/05/1365175178_8905.png"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666750" cy="152400"/>
            <wp:effectExtent l="0" t="0" r="0" b="0"/>
            <wp:docPr id="226"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11" descr="IMG_266"/>
                    <pic:cNvPicPr>
                      <a:picLocks noChangeAspect="1"/>
                    </pic:cNvPicPr>
                  </pic:nvPicPr>
                  <pic:blipFill>
                    <a:blip r:embed="rId18" r:link="rId19"/>
                    <a:stretch>
                      <a:fillRect/>
                    </a:stretch>
                  </pic:blipFill>
                  <pic:spPr>
                    <a:xfrm>
                      <a:off x="0" y="0"/>
                      <a:ext cx="666750" cy="152400"/>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eastAsia" w:ascii="宋体" w:hAnsi="宋体" w:eastAsia="宋体" w:cs="宋体"/>
          <w:b w:val="0"/>
          <w:i w:val="0"/>
          <w:caps w:val="0"/>
          <w:color w:val="333333"/>
          <w:spacing w:val="0"/>
          <w:sz w:val="21"/>
          <w:szCs w:val="21"/>
          <w:shd w:val="clear" w:fill="FFFFFF"/>
        </w:rPr>
        <w:t>，</w:t>
      </w:r>
      <w:r>
        <w:rPr>
          <w:rFonts w:hint="default" w:ascii="Arial" w:hAnsi="Arial" w:cs="Arial"/>
          <w:b w:val="0"/>
          <w:i w:val="0"/>
          <w:caps w:val="0"/>
          <w:color w:val="333333"/>
          <w:spacing w:val="0"/>
          <w:sz w:val="21"/>
          <w:szCs w:val="21"/>
          <w:shd w:val="clear" w:fill="FFFFFF"/>
        </w:rPr>
        <w:t>而g(z)</w:t>
      </w:r>
      <w:r>
        <w:rPr>
          <w:rFonts w:hint="eastAsia" w:ascii="宋体" w:hAnsi="宋体" w:eastAsia="宋体" w:cs="宋体"/>
          <w:b w:val="0"/>
          <w:i w:val="0"/>
          <w:caps w:val="0"/>
          <w:color w:val="333333"/>
          <w:spacing w:val="0"/>
          <w:sz w:val="21"/>
          <w:szCs w:val="21"/>
          <w:shd w:val="clear" w:fill="FFFFFF"/>
        </w:rPr>
        <w:t>只是用来映射，真实的类别决定权还</w:t>
      </w:r>
      <w:r>
        <w:rPr>
          <w:rFonts w:hint="default" w:ascii="Arial" w:hAnsi="Arial" w:cs="Arial"/>
          <w:b w:val="0"/>
          <w:i w:val="0"/>
          <w:caps w:val="0"/>
          <w:color w:val="333333"/>
          <w:spacing w:val="0"/>
          <w:sz w:val="21"/>
          <w:szCs w:val="21"/>
          <w:shd w:val="clear" w:fill="FFFFFF"/>
        </w:rPr>
        <w:t>是在于</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"http://img.my.csdn.net/uploads/201304/05/1365175189_9269.png"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219075" cy="161925"/>
            <wp:effectExtent l="0" t="0" r="9525" b="8255"/>
            <wp:docPr id="227"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12" descr="IMG_267"/>
                    <pic:cNvPicPr>
                      <a:picLocks noChangeAspect="1"/>
                    </pic:cNvPicPr>
                  </pic:nvPicPr>
                  <pic:blipFill>
                    <a:blip r:embed="rId16" r:link="rId17"/>
                    <a:stretch>
                      <a:fillRect/>
                    </a:stretch>
                  </pic:blipFill>
                  <pic:spPr>
                    <a:xfrm>
                      <a:off x="0" y="0"/>
                      <a:ext cx="219075" cy="161925"/>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。再者，当</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"http://img.my.csdn.net/uploads/201304/05/1365175205_2324.png"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485775" cy="161925"/>
            <wp:effectExtent l="0" t="0" r="9525" b="8255"/>
            <wp:docPr id="228"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13" descr="IMG_268"/>
                    <pic:cNvPicPr>
                      <a:picLocks noChangeAspect="1"/>
                    </pic:cNvPicPr>
                  </pic:nvPicPr>
                  <pic:blipFill>
                    <a:blip r:embed="rId20" r:link="rId21"/>
                    <a:stretch>
                      <a:fillRect/>
                    </a:stretch>
                  </pic:blipFill>
                  <pic:spPr>
                    <a:xfrm>
                      <a:off x="0" y="0"/>
                      <a:ext cx="485775" cy="161925"/>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eastAsia" w:ascii="宋体" w:hAnsi="宋体" w:eastAsia="宋体" w:cs="宋体"/>
          <w:b w:val="0"/>
          <w:i w:val="0"/>
          <w:caps w:val="0"/>
          <w:color w:val="333333"/>
          <w:spacing w:val="0"/>
          <w:sz w:val="21"/>
          <w:szCs w:val="21"/>
          <w:shd w:val="clear" w:fill="FFFFFF"/>
        </w:rPr>
        <w:t>时，</w:t>
      </w: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"http://img.my.csdn.net/uploads/201304/05/1365175215_8446.png"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314325" cy="152400"/>
            <wp:effectExtent l="0" t="0" r="9525" b="0"/>
            <wp:docPr id="229"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14" descr="IMG_269"/>
                    <pic:cNvPicPr>
                      <a:picLocks noChangeAspect="1"/>
                    </pic:cNvPicPr>
                  </pic:nvPicPr>
                  <pic:blipFill>
                    <a:blip r:embed="rId14" r:link="rId15"/>
                    <a:stretch>
                      <a:fillRect/>
                    </a:stretch>
                  </pic:blipFill>
                  <pic:spPr>
                    <a:xfrm>
                      <a:off x="0" y="0"/>
                      <a:ext cx="314325" cy="1524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=1</w:t>
      </w:r>
      <w:r>
        <w:rPr>
          <w:rFonts w:hint="eastAsia" w:ascii="宋体" w:hAnsi="宋体" w:eastAsia="宋体" w:cs="宋体"/>
          <w:b w:val="0"/>
          <w:i w:val="0"/>
          <w:caps w:val="0"/>
          <w:color w:val="333333"/>
          <w:spacing w:val="0"/>
          <w:sz w:val="21"/>
          <w:szCs w:val="21"/>
          <w:shd w:val="clear" w:fill="FFFFFF"/>
        </w:rPr>
        <w:t>，反之</w:t>
      </w: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"http://img.my.csdn.net/uploads/201304/05/1365175233_9165.png"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314325" cy="152400"/>
            <wp:effectExtent l="0" t="0" r="9525" b="0"/>
            <wp:docPr id="230"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15" descr="IMG_270"/>
                    <pic:cNvPicPr>
                      <a:picLocks noChangeAspect="1"/>
                    </pic:cNvPicPr>
                  </pic:nvPicPr>
                  <pic:blipFill>
                    <a:blip r:embed="rId14" r:link="rId15"/>
                    <a:stretch>
                      <a:fillRect/>
                    </a:stretch>
                  </pic:blipFill>
                  <pic:spPr>
                    <a:xfrm>
                      <a:off x="0" y="0"/>
                      <a:ext cx="314325" cy="1524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=0</w:t>
      </w:r>
      <w:r>
        <w:rPr>
          <w:rFonts w:hint="eastAsia" w:ascii="宋体" w:hAnsi="宋体" w:eastAsia="宋体" w:cs="宋体"/>
          <w:b w:val="0"/>
          <w:i w:val="0"/>
          <w:caps w:val="0"/>
          <w:color w:val="333333"/>
          <w:spacing w:val="0"/>
          <w:sz w:val="21"/>
          <w:szCs w:val="21"/>
          <w:shd w:val="clear" w:fill="FFFFFF"/>
        </w:rPr>
        <w:t>。如果我们只从</w:t>
      </w: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"http://img.my.csdn.net/uploads/201304/05/1365175266_3733.png"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19075" cy="161925"/>
            <wp:effectExtent l="0" t="0" r="9525" b="8255"/>
            <wp:docPr id="231"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16" descr="IMG_271"/>
                    <pic:cNvPicPr>
                      <a:picLocks noChangeAspect="1"/>
                    </pic:cNvPicPr>
                  </pic:nvPicPr>
                  <pic:blipFill>
                    <a:blip r:embed="rId16" r:link="rId17"/>
                    <a:stretch>
                      <a:fillRect/>
                    </a:stretch>
                  </pic:blipFill>
                  <pic:spPr>
                    <a:xfrm>
                      <a:off x="0" y="0"/>
                      <a:ext cx="219075" cy="1619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出发，希望模型达到的目标就是让训练数据中</w:t>
      </w:r>
      <w:r>
        <w:rPr>
          <w:rFonts w:hint="default" w:ascii="Times New Roman" w:hAnsi="Times New Roman" w:cs="Times New Roman"/>
          <w:b w:val="0"/>
          <w:i w:val="0"/>
          <w:caps w:val="0"/>
          <w:color w:val="333333"/>
          <w:spacing w:val="0"/>
          <w:sz w:val="21"/>
          <w:szCs w:val="21"/>
          <w:shd w:val="clear" w:fill="FFFFFF"/>
        </w:rPr>
        <w:t>y=1</w:t>
      </w:r>
      <w:r>
        <w:rPr>
          <w:rFonts w:hint="eastAsia" w:ascii="宋体" w:hAnsi="宋体" w:eastAsia="宋体" w:cs="宋体"/>
          <w:b w:val="0"/>
          <w:i w:val="0"/>
          <w:caps w:val="0"/>
          <w:color w:val="333333"/>
          <w:spacing w:val="0"/>
          <w:sz w:val="21"/>
          <w:szCs w:val="21"/>
          <w:shd w:val="clear" w:fill="FFFFFF"/>
        </w:rPr>
        <w:t>的特征</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"http://img.my.csdn.net/uploads/201304/05/1365175288_2654.png"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485775" cy="161925"/>
            <wp:effectExtent l="0" t="0" r="9525" b="8255"/>
            <wp:docPr id="232"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17" descr="IMG_272"/>
                    <pic:cNvPicPr>
                      <a:picLocks noChangeAspect="1"/>
                    </pic:cNvPicPr>
                  </pic:nvPicPr>
                  <pic:blipFill>
                    <a:blip r:embed="rId20" r:link="rId21"/>
                    <a:stretch>
                      <a:fillRect/>
                    </a:stretch>
                  </pic:blipFill>
                  <pic:spPr>
                    <a:xfrm>
                      <a:off x="0" y="0"/>
                      <a:ext cx="485775" cy="161925"/>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eastAsia" w:ascii="宋体" w:hAnsi="宋体" w:eastAsia="宋体" w:cs="宋体"/>
          <w:b w:val="0"/>
          <w:i w:val="0"/>
          <w:caps w:val="0"/>
          <w:color w:val="333333"/>
          <w:spacing w:val="0"/>
          <w:sz w:val="21"/>
          <w:szCs w:val="21"/>
          <w:shd w:val="clear" w:fill="FFFFFF"/>
        </w:rPr>
        <w:t>，而是</w:t>
      </w:r>
      <w:r>
        <w:rPr>
          <w:rFonts w:hint="default" w:ascii="Times New Roman" w:hAnsi="Times New Roman" w:cs="Times New Roman"/>
          <w:b w:val="0"/>
          <w:i w:val="0"/>
          <w:caps w:val="0"/>
          <w:color w:val="333333"/>
          <w:spacing w:val="0"/>
          <w:sz w:val="21"/>
          <w:szCs w:val="21"/>
          <w:shd w:val="clear" w:fill="FFFFFF"/>
        </w:rPr>
        <w:t>y=0</w:t>
      </w:r>
      <w:r>
        <w:rPr>
          <w:rFonts w:hint="eastAsia" w:ascii="宋体" w:hAnsi="宋体" w:eastAsia="宋体" w:cs="宋体"/>
          <w:b w:val="0"/>
          <w:i w:val="0"/>
          <w:caps w:val="0"/>
          <w:color w:val="333333"/>
          <w:spacing w:val="0"/>
          <w:sz w:val="21"/>
          <w:szCs w:val="21"/>
          <w:shd w:val="clear" w:fill="FFFFFF"/>
        </w:rPr>
        <w:t>的特征</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"http://img.my.csdn.net/uploads/201304/05/1365175299_9597.png"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485775" cy="161925"/>
            <wp:effectExtent l="0" t="0" r="9525" b="8255"/>
            <wp:docPr id="233"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18" descr="IMG_273"/>
                    <pic:cNvPicPr>
                      <a:picLocks noChangeAspect="1"/>
                    </pic:cNvPicPr>
                  </pic:nvPicPr>
                  <pic:blipFill>
                    <a:blip r:embed="rId22" r:link="rId23"/>
                    <a:stretch>
                      <a:fillRect/>
                    </a:stretch>
                  </pic:blipFill>
                  <pic:spPr>
                    <a:xfrm>
                      <a:off x="0" y="0"/>
                      <a:ext cx="485775" cy="161925"/>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eastAsia" w:ascii="宋体" w:hAnsi="宋体" w:eastAsia="宋体" w:cs="宋体"/>
          <w:b w:val="0"/>
          <w:i w:val="0"/>
          <w:caps w:val="0"/>
          <w:color w:val="333333"/>
          <w:spacing w:val="0"/>
          <w:sz w:val="21"/>
          <w:szCs w:val="21"/>
          <w:shd w:val="clear" w:fill="FFFFFF"/>
        </w:rPr>
        <w:t>。</w:t>
      </w:r>
      <w:r>
        <w:rPr>
          <w:rFonts w:hint="default" w:ascii="Times New Roman" w:hAnsi="Times New Roman" w:cs="Times New Roman"/>
          <w:b w:val="0"/>
          <w:i w:val="0"/>
          <w:caps w:val="0"/>
          <w:color w:val="333333"/>
          <w:spacing w:val="0"/>
          <w:sz w:val="21"/>
          <w:szCs w:val="21"/>
          <w:shd w:val="clear" w:fill="FFFFFF"/>
        </w:rPr>
        <w:t>Logistic</w:t>
      </w:r>
      <w:r>
        <w:rPr>
          <w:rFonts w:hint="eastAsia" w:ascii="宋体" w:hAnsi="宋体" w:eastAsia="宋体" w:cs="宋体"/>
          <w:b w:val="0"/>
          <w:i w:val="0"/>
          <w:caps w:val="0"/>
          <w:color w:val="333333"/>
          <w:spacing w:val="0"/>
          <w:sz w:val="21"/>
          <w:szCs w:val="21"/>
          <w:shd w:val="clear" w:fill="FFFFFF"/>
        </w:rPr>
        <w:t>回归就是要学习得到</w:t>
      </w: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"http://img.my.csdn.net/uploads/201304/05/1365175329_6408.png"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76200" cy="152400"/>
            <wp:effectExtent l="0" t="0" r="0" b="0"/>
            <wp:docPr id="234"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19" descr="IMG_274"/>
                    <pic:cNvPicPr>
                      <a:picLocks noChangeAspect="1"/>
                    </pic:cNvPicPr>
                  </pic:nvPicPr>
                  <pic:blipFill>
                    <a:blip r:embed="rId24" r:link="rId25"/>
                    <a:stretch>
                      <a:fillRect/>
                    </a:stretch>
                  </pic:blipFill>
                  <pic:spPr>
                    <a:xfrm>
                      <a:off x="0" y="0"/>
                      <a:ext cx="76200" cy="1524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，使得正例的特征远大于</w:t>
      </w:r>
      <w:r>
        <w:rPr>
          <w:rFonts w:hint="default" w:ascii="Times New Roman" w:hAnsi="Times New Roman" w:cs="Times New Roman"/>
          <w:b w:val="0"/>
          <w:i w:val="0"/>
          <w:caps w:val="0"/>
          <w:color w:val="333333"/>
          <w:spacing w:val="0"/>
          <w:sz w:val="21"/>
          <w:szCs w:val="21"/>
          <w:shd w:val="clear" w:fill="FFFFFF"/>
        </w:rPr>
        <w:t>0</w:t>
      </w:r>
      <w:r>
        <w:rPr>
          <w:rFonts w:hint="eastAsia" w:ascii="宋体" w:hAnsi="宋体" w:eastAsia="宋体" w:cs="宋体"/>
          <w:b w:val="0"/>
          <w:i w:val="0"/>
          <w:caps w:val="0"/>
          <w:color w:val="333333"/>
          <w:spacing w:val="0"/>
          <w:sz w:val="21"/>
          <w:szCs w:val="21"/>
          <w:shd w:val="clear" w:fill="FFFFFF"/>
        </w:rPr>
        <w:t>，负例的特征远小于</w:t>
      </w:r>
      <w:r>
        <w:rPr>
          <w:rFonts w:hint="default" w:ascii="Times New Roman" w:hAnsi="Times New Roman" w:cs="Times New Roman"/>
          <w:b w:val="0"/>
          <w:i w:val="0"/>
          <w:caps w:val="0"/>
          <w:color w:val="333333"/>
          <w:spacing w:val="0"/>
          <w:sz w:val="21"/>
          <w:szCs w:val="21"/>
          <w:shd w:val="clear" w:fill="FFFFFF"/>
        </w:rPr>
        <w:t>0</w:t>
      </w:r>
      <w:r>
        <w:rPr>
          <w:rFonts w:hint="eastAsia" w:ascii="宋体" w:hAnsi="宋体" w:eastAsia="宋体" w:cs="宋体"/>
          <w:b w:val="0"/>
          <w:i w:val="0"/>
          <w:caps w:val="0"/>
          <w:color w:val="333333"/>
          <w:spacing w:val="0"/>
          <w:sz w:val="21"/>
          <w:szCs w:val="21"/>
          <w:shd w:val="clear" w:fill="FFFFFF"/>
        </w:rPr>
        <w:t>，</w:t>
      </w:r>
      <w:r>
        <w:rPr>
          <w:rFonts w:hint="default" w:ascii="Arial" w:hAnsi="Arial" w:cs="Arial"/>
          <w:b w:val="0"/>
          <w:i w:val="0"/>
          <w:caps w:val="0"/>
          <w:color w:val="333333"/>
          <w:spacing w:val="0"/>
          <w:sz w:val="21"/>
          <w:szCs w:val="21"/>
          <w:shd w:val="clear" w:fill="FFFFFF"/>
        </w:rPr>
        <w:t>而且要在全部训练实例上达到这个目标。</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接下来，尝试把logistic</w:t>
      </w:r>
      <w:r>
        <w:rPr>
          <w:rFonts w:hint="eastAsia" w:ascii="宋体" w:hAnsi="宋体" w:eastAsia="宋体" w:cs="宋体"/>
          <w:b w:val="0"/>
          <w:i w:val="0"/>
          <w:caps w:val="0"/>
          <w:color w:val="333333"/>
          <w:spacing w:val="0"/>
          <w:sz w:val="21"/>
          <w:szCs w:val="21"/>
          <w:shd w:val="clear" w:fill="FFFFFF"/>
        </w:rPr>
        <w:t>回归</w:t>
      </w:r>
      <w:r>
        <w:rPr>
          <w:rFonts w:hint="default" w:ascii="Arial" w:hAnsi="Arial" w:cs="Arial"/>
          <w:b w:val="0"/>
          <w:i w:val="0"/>
          <w:caps w:val="0"/>
          <w:color w:val="333333"/>
          <w:spacing w:val="0"/>
          <w:sz w:val="21"/>
          <w:szCs w:val="21"/>
          <w:shd w:val="clear" w:fill="FFFFFF"/>
        </w:rPr>
        <w:t>做个变形。首先，将使用的结果标签y = 0</w:t>
      </w:r>
      <w:r>
        <w:rPr>
          <w:rFonts w:hint="eastAsia" w:ascii="宋体" w:hAnsi="宋体" w:eastAsia="宋体" w:cs="宋体"/>
          <w:b w:val="0"/>
          <w:i w:val="0"/>
          <w:caps w:val="0"/>
          <w:color w:val="333333"/>
          <w:spacing w:val="0"/>
          <w:sz w:val="21"/>
          <w:szCs w:val="21"/>
          <w:shd w:val="clear" w:fill="FFFFFF"/>
        </w:rPr>
        <w:t>和</w:t>
      </w:r>
      <w:r>
        <w:rPr>
          <w:rFonts w:hint="default" w:ascii="Times New Roman" w:hAnsi="Times New Roman" w:cs="Times New Roman"/>
          <w:b w:val="0"/>
          <w:i w:val="0"/>
          <w:caps w:val="0"/>
          <w:color w:val="333333"/>
          <w:spacing w:val="0"/>
          <w:sz w:val="21"/>
          <w:szCs w:val="21"/>
          <w:shd w:val="clear" w:fill="FFFFFF"/>
        </w:rPr>
        <w:t>y</w:t>
      </w:r>
      <w:r>
        <w:rPr>
          <w:rFonts w:hint="default" w:ascii="Arial" w:hAnsi="Arial" w:cs="Arial"/>
          <w:b w:val="0"/>
          <w:i w:val="0"/>
          <w:caps w:val="0"/>
          <w:color w:val="333333"/>
          <w:spacing w:val="0"/>
          <w:sz w:val="21"/>
          <w:szCs w:val="21"/>
          <w:shd w:val="clear" w:fill="FFFFFF"/>
        </w:rPr>
        <w:t> = 1替换为y = -1,y = 1，然后将</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"http://img.my.csdn.net/uploads/201304/05/1365175711_9116.png"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2076450" cy="161925"/>
            <wp:effectExtent l="0" t="0" r="0" b="8255"/>
            <wp:docPr id="235"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20" descr="IMG_275"/>
                    <pic:cNvPicPr>
                      <a:picLocks noChangeAspect="1"/>
                    </pic:cNvPicPr>
                  </pic:nvPicPr>
                  <pic:blipFill>
                    <a:blip r:embed="rId26" r:link="rId27"/>
                    <a:stretch>
                      <a:fillRect/>
                    </a:stretch>
                  </pic:blipFill>
                  <pic:spPr>
                    <a:xfrm>
                      <a:off x="0" y="0"/>
                      <a:ext cx="2076450" cy="161925"/>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"http://img.my.csdn.net/uploads/201304/05/1365175723_3132.png"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371475" cy="152400"/>
            <wp:effectExtent l="0" t="0" r="9525" b="0"/>
            <wp:docPr id="236"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1" descr="IMG_276"/>
                    <pic:cNvPicPr>
                      <a:picLocks noChangeAspect="1"/>
                    </pic:cNvPicPr>
                  </pic:nvPicPr>
                  <pic:blipFill>
                    <a:blip r:embed="rId28" r:link="rId29"/>
                    <a:stretch>
                      <a:fillRect/>
                    </a:stretch>
                  </pic:blipFill>
                  <pic:spPr>
                    <a:xfrm>
                      <a:off x="0" y="0"/>
                      <a:ext cx="371475" cy="152400"/>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）中的</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"http://img.blog.csdn.net/20140826150648949"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133350" cy="152400"/>
            <wp:effectExtent l="0" t="0" r="0" b="0"/>
            <wp:docPr id="237"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2" descr="IMG_277"/>
                    <pic:cNvPicPr>
                      <a:picLocks noChangeAspect="1"/>
                    </pic:cNvPicPr>
                  </pic:nvPicPr>
                  <pic:blipFill>
                    <a:blip r:embed="rId30" r:link="rId31"/>
                    <a:stretch>
                      <a:fillRect/>
                    </a:stretch>
                  </pic:blipFill>
                  <pic:spPr>
                    <a:xfrm>
                      <a:off x="0" y="0"/>
                      <a:ext cx="133350" cy="152400"/>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替换为</w:t>
      </w:r>
      <w:r>
        <w:rPr>
          <w:rFonts w:hint="default" w:ascii="Times New Roman" w:hAnsi="Times New Roman" w:cs="Times New Roman"/>
          <w:b w:val="0"/>
          <w:i w:val="0"/>
          <w:caps w:val="0"/>
          <w:color w:val="333333"/>
          <w:spacing w:val="0"/>
          <w:sz w:val="21"/>
          <w:szCs w:val="21"/>
          <w:shd w:val="clear" w:fill="FFFFFF"/>
        </w:rPr>
        <w:t>b</w:t>
      </w:r>
      <w:r>
        <w:rPr>
          <w:rFonts w:hint="default" w:ascii="Arial" w:hAnsi="Arial" w:cs="Arial"/>
          <w:b w:val="0"/>
          <w:i w:val="0"/>
          <w:caps w:val="0"/>
          <w:color w:val="333333"/>
          <w:spacing w:val="0"/>
          <w:sz w:val="21"/>
          <w:szCs w:val="21"/>
          <w:shd w:val="clear" w:fill="FFFFFF"/>
        </w:rPr>
        <w:t>，最后将后面的</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"http://img.my.csdn.net/uploads/201304/05/1365175737_9557.png"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1381125" cy="152400"/>
            <wp:effectExtent l="0" t="0" r="9525" b="0"/>
            <wp:docPr id="239"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23" descr="IMG_278"/>
                    <pic:cNvPicPr>
                      <a:picLocks noChangeAspect="1"/>
                    </pic:cNvPicPr>
                  </pic:nvPicPr>
                  <pic:blipFill>
                    <a:blip r:embed="rId32" r:link="rId33"/>
                    <a:stretch>
                      <a:fillRect/>
                    </a:stretch>
                  </pic:blipFill>
                  <pic:spPr>
                    <a:xfrm>
                      <a:off x="0" y="0"/>
                      <a:ext cx="1381125" cy="152400"/>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替换为</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"http://img.my.csdn.net/uploads/201304/05/1365175737_9557.png"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1381125" cy="152400"/>
            <wp:effectExtent l="0" t="0" r="9525" b="0"/>
            <wp:docPr id="238"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4" descr="IMG_279"/>
                    <pic:cNvPicPr>
                      <a:picLocks noChangeAspect="1"/>
                    </pic:cNvPicPr>
                  </pic:nvPicPr>
                  <pic:blipFill>
                    <a:blip r:embed="rId32" r:link="rId33"/>
                    <a:stretch>
                      <a:fillRect/>
                    </a:stretch>
                  </pic:blipFill>
                  <pic:spPr>
                    <a:xfrm>
                      <a:off x="0" y="0"/>
                      <a:ext cx="1381125" cy="152400"/>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（即</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"http://img.my.csdn.net/uploads/201304/05/1365175756_2693.png"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247650" cy="161925"/>
            <wp:effectExtent l="0" t="0" r="0" b="8255"/>
            <wp:docPr id="240"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5" descr="IMG_280"/>
                    <pic:cNvPicPr>
                      <a:picLocks noChangeAspect="1"/>
                    </pic:cNvPicPr>
                  </pic:nvPicPr>
                  <pic:blipFill>
                    <a:blip r:embed="rId34" r:link="rId35"/>
                    <a:stretch>
                      <a:fillRect/>
                    </a:stretch>
                  </pic:blipFill>
                  <pic:spPr>
                    <a:xfrm>
                      <a:off x="0" y="0"/>
                      <a:ext cx="247650" cy="161925"/>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）。如此，则有了</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"http://img.my.csdn.net/uploads/201304/05/1365175767_8636.png"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876300" cy="161925"/>
            <wp:effectExtent l="0" t="0" r="0" b="8255"/>
            <wp:docPr id="241"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6" descr="IMG_281"/>
                    <pic:cNvPicPr>
                      <a:picLocks noChangeAspect="1"/>
                    </pic:cNvPicPr>
                  </pic:nvPicPr>
                  <pic:blipFill>
                    <a:blip r:embed="rId36" r:link="rId37"/>
                    <a:stretch>
                      <a:fillRect/>
                    </a:stretch>
                  </pic:blipFill>
                  <pic:spPr>
                    <a:xfrm>
                      <a:off x="0" y="0"/>
                      <a:ext cx="876300" cy="161925"/>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。也就是说除了</w:t>
      </w:r>
      <w:r>
        <w:rPr>
          <w:rFonts w:hint="default" w:ascii="Times New Roman" w:hAnsi="Times New Roman" w:cs="Times New Roman"/>
          <w:b w:val="0"/>
          <w:i w:val="0"/>
          <w:caps w:val="0"/>
          <w:color w:val="333333"/>
          <w:spacing w:val="0"/>
          <w:sz w:val="21"/>
          <w:szCs w:val="21"/>
          <w:shd w:val="clear" w:fill="FFFFFF"/>
        </w:rPr>
        <w:t>y</w:t>
      </w:r>
      <w:r>
        <w:rPr>
          <w:rFonts w:hint="eastAsia" w:ascii="宋体" w:hAnsi="宋体" w:eastAsia="宋体" w:cs="宋体"/>
          <w:b w:val="0"/>
          <w:i w:val="0"/>
          <w:caps w:val="0"/>
          <w:color w:val="333333"/>
          <w:spacing w:val="0"/>
          <w:sz w:val="21"/>
          <w:szCs w:val="21"/>
          <w:shd w:val="clear" w:fill="FFFFFF"/>
        </w:rPr>
        <w:t>由</w:t>
      </w:r>
      <w:r>
        <w:rPr>
          <w:rFonts w:hint="default" w:ascii="Times New Roman" w:hAnsi="Times New Roman" w:cs="Times New Roman"/>
          <w:b w:val="0"/>
          <w:i w:val="0"/>
          <w:caps w:val="0"/>
          <w:color w:val="333333"/>
          <w:spacing w:val="0"/>
          <w:sz w:val="21"/>
          <w:szCs w:val="21"/>
          <w:shd w:val="clear" w:fill="FFFFFF"/>
        </w:rPr>
        <w:t>y=0</w:t>
      </w:r>
      <w:r>
        <w:rPr>
          <w:rFonts w:hint="eastAsia" w:ascii="宋体" w:hAnsi="宋体" w:eastAsia="宋体" w:cs="宋体"/>
          <w:b w:val="0"/>
          <w:i w:val="0"/>
          <w:caps w:val="0"/>
          <w:color w:val="333333"/>
          <w:spacing w:val="0"/>
          <w:sz w:val="21"/>
          <w:szCs w:val="21"/>
          <w:shd w:val="clear" w:fill="FFFFFF"/>
        </w:rPr>
        <w:t>变为</w:t>
      </w:r>
      <w:r>
        <w:rPr>
          <w:rFonts w:hint="default" w:ascii="Times New Roman" w:hAnsi="Times New Roman" w:cs="Times New Roman"/>
          <w:b w:val="0"/>
          <w:i w:val="0"/>
          <w:caps w:val="0"/>
          <w:color w:val="333333"/>
          <w:spacing w:val="0"/>
          <w:sz w:val="21"/>
          <w:szCs w:val="21"/>
          <w:shd w:val="clear" w:fill="FFFFFF"/>
        </w:rPr>
        <w:t>y=-1</w:t>
      </w:r>
      <w:r>
        <w:rPr>
          <w:rFonts w:hint="default" w:ascii="Arial" w:hAnsi="Arial" w:cs="Arial"/>
          <w:b w:val="0"/>
          <w:i w:val="0"/>
          <w:caps w:val="0"/>
          <w:color w:val="333333"/>
          <w:spacing w:val="0"/>
          <w:sz w:val="21"/>
          <w:szCs w:val="21"/>
          <w:shd w:val="clear" w:fill="FFFFFF"/>
        </w:rPr>
        <w:t>外，线性分类函数跟logistic</w:t>
      </w:r>
      <w:r>
        <w:rPr>
          <w:rFonts w:hint="eastAsia" w:ascii="宋体" w:hAnsi="宋体" w:eastAsia="宋体" w:cs="宋体"/>
          <w:b w:val="0"/>
          <w:i w:val="0"/>
          <w:caps w:val="0"/>
          <w:color w:val="333333"/>
          <w:spacing w:val="0"/>
          <w:sz w:val="21"/>
          <w:szCs w:val="21"/>
          <w:shd w:val="clear" w:fill="FFFFFF"/>
        </w:rPr>
        <w:t>回归的形式化表示</w:t>
      </w: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"http://img.my.csdn.net/uploads/201304/05/1365175792_4997.png"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1771650" cy="161925"/>
            <wp:effectExtent l="0" t="0" r="0" b="9525"/>
            <wp:docPr id="242"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7" descr="IMG_282"/>
                    <pic:cNvPicPr>
                      <a:picLocks noChangeAspect="1"/>
                    </pic:cNvPicPr>
                  </pic:nvPicPr>
                  <pic:blipFill>
                    <a:blip r:embed="rId38" r:link="rId39"/>
                    <a:stretch>
                      <a:fillRect/>
                    </a:stretch>
                  </pic:blipFill>
                  <pic:spPr>
                    <a:xfrm>
                      <a:off x="0" y="0"/>
                      <a:ext cx="1771650" cy="1619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没区别。</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进一步，可以将假设函数</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"http://img.my.csdn.net/uploads/201304/05/1365175830_5193.png"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1295400" cy="171450"/>
            <wp:effectExtent l="0" t="0" r="0" b="0"/>
            <wp:docPr id="243"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8" descr="IMG_283"/>
                    <pic:cNvPicPr>
                      <a:picLocks noChangeAspect="1"/>
                    </pic:cNvPicPr>
                  </pic:nvPicPr>
                  <pic:blipFill>
                    <a:blip r:embed="rId40" r:link="rId41"/>
                    <a:stretch>
                      <a:fillRect/>
                    </a:stretch>
                  </pic:blipFill>
                  <pic:spPr>
                    <a:xfrm>
                      <a:off x="0" y="0"/>
                      <a:ext cx="1295400" cy="171450"/>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中的g(z)</w:t>
      </w:r>
      <w:r>
        <w:rPr>
          <w:rFonts w:hint="eastAsia" w:ascii="宋体" w:hAnsi="宋体" w:eastAsia="宋体" w:cs="宋体"/>
          <w:b w:val="0"/>
          <w:i w:val="0"/>
          <w:caps w:val="0"/>
          <w:color w:val="333333"/>
          <w:spacing w:val="0"/>
          <w:sz w:val="21"/>
          <w:szCs w:val="21"/>
          <w:shd w:val="clear" w:fill="FFFFFF"/>
        </w:rPr>
        <w:t>做一个简化，将其简单映射到</w:t>
      </w:r>
      <w:r>
        <w:rPr>
          <w:rFonts w:hint="default" w:ascii="Times New Roman" w:hAnsi="Times New Roman" w:cs="Times New Roman"/>
          <w:b w:val="0"/>
          <w:i w:val="0"/>
          <w:caps w:val="0"/>
          <w:color w:val="333333"/>
          <w:spacing w:val="0"/>
          <w:sz w:val="21"/>
          <w:szCs w:val="21"/>
          <w:shd w:val="clear" w:fill="FFFFFF"/>
        </w:rPr>
        <w:t>y=-1</w:t>
      </w:r>
      <w:r>
        <w:rPr>
          <w:rFonts w:hint="eastAsia" w:ascii="宋体" w:hAnsi="宋体" w:eastAsia="宋体" w:cs="宋体"/>
          <w:b w:val="0"/>
          <w:i w:val="0"/>
          <w:caps w:val="0"/>
          <w:color w:val="333333"/>
          <w:spacing w:val="0"/>
          <w:sz w:val="21"/>
          <w:szCs w:val="21"/>
          <w:shd w:val="clear" w:fill="FFFFFF"/>
        </w:rPr>
        <w:t>和</w:t>
      </w:r>
      <w:r>
        <w:rPr>
          <w:rFonts w:hint="default" w:ascii="Times New Roman" w:hAnsi="Times New Roman" w:cs="Times New Roman"/>
          <w:b w:val="0"/>
          <w:i w:val="0"/>
          <w:caps w:val="0"/>
          <w:color w:val="333333"/>
          <w:spacing w:val="0"/>
          <w:sz w:val="21"/>
          <w:szCs w:val="21"/>
          <w:shd w:val="clear" w:fill="FFFFFF"/>
        </w:rPr>
        <w:t>y=1</w:t>
      </w:r>
      <w:r>
        <w:rPr>
          <w:rFonts w:hint="eastAsia" w:ascii="宋体" w:hAnsi="宋体" w:eastAsia="宋体" w:cs="宋体"/>
          <w:b w:val="0"/>
          <w:i w:val="0"/>
          <w:caps w:val="0"/>
          <w:color w:val="333333"/>
          <w:spacing w:val="0"/>
          <w:sz w:val="21"/>
          <w:szCs w:val="21"/>
          <w:shd w:val="clear" w:fill="FFFFFF"/>
        </w:rPr>
        <w:t>上。</w:t>
      </w:r>
      <w:r>
        <w:rPr>
          <w:rFonts w:hint="default" w:ascii="Arial" w:hAnsi="Arial" w:cs="Arial"/>
          <w:b w:val="0"/>
          <w:i w:val="0"/>
          <w:caps w:val="0"/>
          <w:color w:val="333333"/>
          <w:spacing w:val="0"/>
          <w:sz w:val="21"/>
          <w:szCs w:val="21"/>
          <w:shd w:val="clear" w:fill="FFFFFF"/>
        </w:rPr>
        <w:t>映射关系如下：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90" w:lineRule="atLeast"/>
        <w:ind w:left="2160" w:right="216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"http://img.my.csdn.net/uploads/201304/05/1365175998_9759.png"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247775" cy="285750"/>
            <wp:effectExtent l="0" t="0" r="9525" b="0"/>
            <wp:docPr id="244"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9" descr="IMG_284"/>
                    <pic:cNvPicPr>
                      <a:picLocks noChangeAspect="1"/>
                    </pic:cNvPicPr>
                  </pic:nvPicPr>
                  <pic:blipFill>
                    <a:blip r:embed="rId42" r:link="rId43"/>
                    <a:stretch>
                      <a:fillRect/>
                    </a:stretch>
                  </pic:blipFill>
                  <pic:spPr>
                    <a:xfrm>
                      <a:off x="0" y="0"/>
                      <a:ext cx="1247775" cy="2857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i w:val="0"/>
          <w:caps w:val="0"/>
          <w:color w:val="333333"/>
          <w:spacing w:val="0"/>
        </w:rPr>
      </w:pPr>
      <w:bookmarkStart w:id="1" w:name="t4"/>
      <w:bookmarkEnd w:id="1"/>
      <w:r>
        <w:rPr>
          <w:rStyle w:val="9"/>
          <w:rFonts w:hint="default" w:ascii="Comic Sans MS" w:hAnsi="Comic Sans MS" w:eastAsia="Comic Sans MS" w:cs="Comic Sans MS"/>
          <w:i w:val="0"/>
          <w:caps w:val="0"/>
          <w:color w:val="333333"/>
          <w:spacing w:val="0"/>
          <w:sz w:val="24"/>
          <w:szCs w:val="24"/>
          <w:shd w:val="clear" w:fill="FFFFFF"/>
        </w:rPr>
        <w:t>1.2</w:t>
      </w:r>
      <w:r>
        <w:rPr>
          <w:rFonts w:hint="default" w:ascii="Arial" w:hAnsi="Arial" w:cs="Arial"/>
          <w:i w:val="0"/>
          <w:caps w:val="0"/>
          <w:color w:val="333333"/>
          <w:spacing w:val="0"/>
          <w:shd w:val="clear" w:fill="FFFFFF"/>
        </w:rPr>
        <w:t>、线性分类的一个例子</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下面举个简单的例子，如下图</w:t>
      </w:r>
      <w:r>
        <w:rPr>
          <w:rFonts w:hint="eastAsia" w:ascii="宋体" w:hAnsi="宋体" w:eastAsia="宋体" w:cs="宋体"/>
          <w:b w:val="0"/>
          <w:i w:val="0"/>
          <w:caps w:val="0"/>
          <w:color w:val="333333"/>
          <w:spacing w:val="0"/>
          <w:sz w:val="21"/>
          <w:szCs w:val="21"/>
          <w:shd w:val="clear" w:fill="FFFFFF"/>
        </w:rPr>
        <w:t>所示，现在有</w:t>
      </w:r>
      <w:r>
        <w:rPr>
          <w:rFonts w:hint="default" w:ascii="Arial" w:hAnsi="Arial" w:cs="Arial"/>
          <w:b w:val="0"/>
          <w:i w:val="0"/>
          <w:caps w:val="0"/>
          <w:color w:val="333333"/>
          <w:spacing w:val="0"/>
          <w:sz w:val="21"/>
          <w:szCs w:val="21"/>
          <w:shd w:val="clear" w:fill="FFFFFF"/>
        </w:rPr>
        <w:t>一个二维平面，平面上有两种不同的数据，分别用圈和叉表示。由于这些数据是线性可分的，所以可以用一条直线将这两类数据分开，这条直线就相当于一个超平面，超平面一边的数据点所对应的</w:t>
      </w:r>
      <w:r>
        <w:rPr>
          <w:rFonts w:hint="default" w:ascii="Times New Roman" w:hAnsi="Times New Roman" w:cs="Times New Roman"/>
          <w:b w:val="0"/>
          <w:i w:val="0"/>
          <w:caps w:val="0"/>
          <w:color w:val="333333"/>
          <w:spacing w:val="0"/>
          <w:sz w:val="21"/>
          <w:szCs w:val="21"/>
          <w:shd w:val="clear" w:fill="FFFFFF"/>
        </w:rPr>
        <w:t>y</w:t>
      </w:r>
      <w:r>
        <w:rPr>
          <w:rFonts w:hint="eastAsia" w:ascii="宋体" w:hAnsi="宋体" w:eastAsia="宋体" w:cs="宋体"/>
          <w:b w:val="0"/>
          <w:i w:val="0"/>
          <w:caps w:val="0"/>
          <w:color w:val="333333"/>
          <w:spacing w:val="0"/>
          <w:sz w:val="21"/>
          <w:szCs w:val="21"/>
          <w:shd w:val="clear" w:fill="FFFFFF"/>
        </w:rPr>
        <w:t>全是 </w:t>
      </w:r>
      <w:r>
        <w:rPr>
          <w:rFonts w:hint="default" w:ascii="Times New Roman" w:hAnsi="Times New Roman" w:cs="Times New Roman"/>
          <w:b w:val="0"/>
          <w:i w:val="0"/>
          <w:caps w:val="0"/>
          <w:color w:val="333333"/>
          <w:spacing w:val="0"/>
          <w:sz w:val="21"/>
          <w:szCs w:val="21"/>
          <w:shd w:val="clear" w:fill="FFFFFF"/>
        </w:rPr>
        <w:t>-1 </w:t>
      </w:r>
      <w:r>
        <w:rPr>
          <w:rFonts w:hint="eastAsia" w:ascii="宋体" w:hAnsi="宋体" w:eastAsia="宋体" w:cs="宋体"/>
          <w:b w:val="0"/>
          <w:i w:val="0"/>
          <w:caps w:val="0"/>
          <w:color w:val="333333"/>
          <w:spacing w:val="0"/>
          <w:sz w:val="21"/>
          <w:szCs w:val="21"/>
          <w:shd w:val="clear" w:fill="FFFFFF"/>
        </w:rPr>
        <w:t>，另一边</w:t>
      </w:r>
      <w:r>
        <w:rPr>
          <w:rFonts w:hint="default" w:ascii="Arial" w:hAnsi="Arial" w:cs="Arial"/>
          <w:b w:val="0"/>
          <w:i w:val="0"/>
          <w:caps w:val="0"/>
          <w:color w:val="333333"/>
          <w:spacing w:val="0"/>
          <w:sz w:val="21"/>
          <w:szCs w:val="21"/>
          <w:shd w:val="clear" w:fill="FFFFFF"/>
        </w:rPr>
        <w:t>所对应的</w:t>
      </w:r>
      <w:r>
        <w:rPr>
          <w:rFonts w:hint="default" w:ascii="Times New Roman" w:hAnsi="Times New Roman" w:cs="Times New Roman"/>
          <w:b w:val="0"/>
          <w:i w:val="0"/>
          <w:caps w:val="0"/>
          <w:color w:val="333333"/>
          <w:spacing w:val="0"/>
          <w:sz w:val="21"/>
          <w:szCs w:val="21"/>
          <w:shd w:val="clear" w:fill="FFFFFF"/>
        </w:rPr>
        <w:t>y</w:t>
      </w:r>
      <w:r>
        <w:rPr>
          <w:rFonts w:hint="default" w:ascii="Arial" w:hAnsi="Arial" w:cs="Arial"/>
          <w:b w:val="0"/>
          <w:i w:val="0"/>
          <w:caps w:val="0"/>
          <w:color w:val="333333"/>
          <w:spacing w:val="0"/>
          <w:sz w:val="21"/>
          <w:szCs w:val="21"/>
          <w:shd w:val="clear" w:fill="FFFFFF"/>
        </w:rPr>
        <w:t>全是</w:t>
      </w:r>
      <w:r>
        <w:rPr>
          <w:rFonts w:hint="default" w:ascii="Times New Roman" w:hAnsi="Times New Roman" w:cs="Times New Roman"/>
          <w:b w:val="0"/>
          <w:i w:val="0"/>
          <w:caps w:val="0"/>
          <w:color w:val="333333"/>
          <w:spacing w:val="0"/>
          <w:sz w:val="21"/>
          <w:szCs w:val="21"/>
          <w:shd w:val="clear" w:fill="FFFFFF"/>
        </w:rPr>
        <w:t>1</w:t>
      </w:r>
      <w:r>
        <w:rPr>
          <w:rFonts w:hint="default" w:ascii="Tahoma" w:hAnsi="Tahoma" w:eastAsia="Tahoma" w:cs="Tahoma"/>
          <w:b w:val="0"/>
          <w:i w:val="0"/>
          <w:caps w:val="0"/>
          <w:color w:val="333333"/>
          <w:spacing w:val="0"/>
          <w:sz w:val="21"/>
          <w:szCs w:val="21"/>
          <w:shd w:val="clear" w:fill="FFFFFF"/>
        </w:rPr>
        <w:t>。</w:t>
      </w:r>
    </w:p>
    <w:p>
      <w:pPr>
        <w:pStyle w:val="6"/>
        <w:keepNext w:val="0"/>
        <w:keepLines w:val="0"/>
        <w:widowControl/>
        <w:suppressLineNumbers w:val="0"/>
        <w:spacing w:line="390" w:lineRule="atLeast"/>
        <w:ind w:left="2160" w:right="2160"/>
        <w:jc w:val="left"/>
      </w:pPr>
      <w:r>
        <w:rPr>
          <w:rFonts w:hint="eastAsia" w:ascii="宋体" w:hAnsi="宋体" w:eastAsia="宋体" w:cs="宋体"/>
          <w:b w:val="0"/>
          <w:i w:val="0"/>
          <w:caps w:val="0"/>
          <w:color w:val="333333"/>
          <w:spacing w:val="0"/>
          <w:sz w:val="24"/>
          <w:szCs w:val="24"/>
          <w:shd w:val="clear" w:fill="FFFFFF"/>
        </w:rPr>
        <w:fldChar w:fldCharType="begin"/>
      </w:r>
      <w:r>
        <w:rPr>
          <w:rFonts w:hint="eastAsia" w:ascii="宋体" w:hAnsi="宋体" w:eastAsia="宋体" w:cs="宋体"/>
          <w:b w:val="0"/>
          <w:i w:val="0"/>
          <w:caps w:val="0"/>
          <w:color w:val="333333"/>
          <w:spacing w:val="0"/>
          <w:sz w:val="24"/>
          <w:szCs w:val="24"/>
          <w:shd w:val="clear" w:fill="FFFFFF"/>
        </w:rPr>
        <w:instrText xml:space="preserve">INCLUDEPICTURE \d "http://img.blog.csdn.net/20140829134124453" \* MERGEFORMATINET </w:instrText>
      </w:r>
      <w:r>
        <w:rPr>
          <w:rFonts w:hint="eastAsia" w:ascii="宋体" w:hAnsi="宋体" w:eastAsia="宋体" w:cs="宋体"/>
          <w:b w:val="0"/>
          <w:i w:val="0"/>
          <w:caps w:val="0"/>
          <w:color w:val="333333"/>
          <w:spacing w:val="0"/>
          <w:sz w:val="24"/>
          <w:szCs w:val="24"/>
          <w:shd w:val="clear" w:fill="FFFFFF"/>
        </w:rPr>
        <w:fldChar w:fldCharType="separate"/>
      </w:r>
      <w:r>
        <w:rPr>
          <w:rFonts w:hint="eastAsia" w:ascii="宋体" w:hAnsi="宋体" w:eastAsia="宋体" w:cs="宋体"/>
          <w:b w:val="0"/>
          <w:i w:val="0"/>
          <w:caps w:val="0"/>
          <w:color w:val="333333"/>
          <w:spacing w:val="0"/>
          <w:sz w:val="24"/>
          <w:szCs w:val="24"/>
          <w:shd w:val="clear" w:fill="FFFFFF"/>
        </w:rPr>
        <w:drawing>
          <wp:inline distT="0" distB="0" distL="114300" distR="114300">
            <wp:extent cx="2362200" cy="2000250"/>
            <wp:effectExtent l="0" t="0" r="0" b="0"/>
            <wp:docPr id="245"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30" descr="IMG_285"/>
                    <pic:cNvPicPr>
                      <a:picLocks noChangeAspect="1"/>
                    </pic:cNvPicPr>
                  </pic:nvPicPr>
                  <pic:blipFill>
                    <a:blip r:embed="rId44" r:link="rId45"/>
                    <a:stretch>
                      <a:fillRect/>
                    </a:stretch>
                  </pic:blipFill>
                  <pic:spPr>
                    <a:xfrm>
                      <a:off x="0" y="0"/>
                      <a:ext cx="2362200" cy="20002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sz w:val="24"/>
          <w:szCs w:val="24"/>
          <w:shd w:val="clear" w:fill="FFFFFF"/>
        </w:rPr>
        <w:fldChar w:fldCharType="end"/>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这个超平面可以用分类函数</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"http://img.blog.csdn.net/20131107201211968"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1257300" cy="200025"/>
            <wp:effectExtent l="0" t="0" r="0" b="9525"/>
            <wp:docPr id="247" name="图片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31" descr="IMG_286"/>
                    <pic:cNvPicPr>
                      <a:picLocks noChangeAspect="1"/>
                    </pic:cNvPicPr>
                  </pic:nvPicPr>
                  <pic:blipFill>
                    <a:blip r:embed="rId46" r:link="rId47"/>
                    <a:stretch>
                      <a:fillRect/>
                    </a:stretch>
                  </pic:blipFill>
                  <pic:spPr>
                    <a:xfrm>
                      <a:off x="0" y="0"/>
                      <a:ext cx="1257300" cy="200025"/>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表示，当f(x) 等于</w:t>
      </w:r>
      <w:r>
        <w:rPr>
          <w:rFonts w:hint="default" w:ascii="Helvetica" w:hAnsi="Helvetica" w:eastAsia="Helvetica" w:cs="Helvetica"/>
          <w:b w:val="0"/>
          <w:i w:val="0"/>
          <w:caps w:val="0"/>
          <w:color w:val="333333"/>
          <w:spacing w:val="0"/>
          <w:sz w:val="21"/>
          <w:szCs w:val="21"/>
          <w:shd w:val="clear" w:fill="FFFFFF"/>
        </w:rPr>
        <w:t>0</w:t>
      </w:r>
      <w:r>
        <w:rPr>
          <w:rFonts w:hint="eastAsia" w:ascii="宋体" w:hAnsi="宋体" w:eastAsia="宋体" w:cs="宋体"/>
          <w:b w:val="0"/>
          <w:i w:val="0"/>
          <w:caps w:val="0"/>
          <w:color w:val="333333"/>
          <w:spacing w:val="0"/>
          <w:sz w:val="21"/>
          <w:szCs w:val="21"/>
          <w:shd w:val="clear" w:fill="FFFFFF"/>
        </w:rPr>
        <w:t>的时候，</w:t>
      </w:r>
      <w:r>
        <w:rPr>
          <w:rFonts w:hint="default" w:ascii="Arial" w:hAnsi="Arial" w:cs="Arial"/>
          <w:b w:val="0"/>
          <w:i w:val="0"/>
          <w:caps w:val="0"/>
          <w:color w:val="333333"/>
          <w:spacing w:val="0"/>
          <w:sz w:val="21"/>
          <w:szCs w:val="21"/>
          <w:shd w:val="clear" w:fill="FFFFFF"/>
        </w:rPr>
        <w:t>x便是位于超平面上的点，而f(x)大于0的点对应 </w:t>
      </w:r>
      <w:r>
        <w:rPr>
          <w:rFonts w:hint="default" w:ascii="Times New Roman" w:hAnsi="Times New Roman" w:cs="Times New Roman"/>
          <w:b w:val="0"/>
          <w:i w:val="0"/>
          <w:caps w:val="0"/>
          <w:color w:val="333333"/>
          <w:spacing w:val="0"/>
          <w:sz w:val="21"/>
          <w:szCs w:val="21"/>
          <w:shd w:val="clear" w:fill="FFFFFF"/>
        </w:rPr>
        <w:t>y=1 </w:t>
      </w:r>
      <w:r>
        <w:rPr>
          <w:rFonts w:hint="eastAsia" w:ascii="宋体" w:hAnsi="宋体" w:eastAsia="宋体" w:cs="宋体"/>
          <w:b w:val="0"/>
          <w:i w:val="0"/>
          <w:caps w:val="0"/>
          <w:color w:val="333333"/>
          <w:spacing w:val="0"/>
          <w:sz w:val="21"/>
          <w:szCs w:val="21"/>
          <w:shd w:val="clear" w:fill="FFFFFF"/>
        </w:rPr>
        <w:t>的数据点</w:t>
      </w:r>
      <w:r>
        <w:rPr>
          <w:rFonts w:hint="default" w:ascii="Arial" w:hAnsi="Arial" w:cs="Arial"/>
          <w:b w:val="0"/>
          <w:i w:val="0"/>
          <w:caps w:val="0"/>
          <w:color w:val="333333"/>
          <w:spacing w:val="0"/>
          <w:sz w:val="21"/>
          <w:szCs w:val="21"/>
          <w:shd w:val="clear" w:fill="FFFFFF"/>
        </w:rPr>
        <w:t>，f(x)</w:t>
      </w:r>
      <w:r>
        <w:rPr>
          <w:rFonts w:hint="eastAsia" w:ascii="宋体" w:hAnsi="宋体" w:eastAsia="宋体" w:cs="宋体"/>
          <w:b w:val="0"/>
          <w:i w:val="0"/>
          <w:caps w:val="0"/>
          <w:color w:val="333333"/>
          <w:spacing w:val="0"/>
          <w:sz w:val="21"/>
          <w:szCs w:val="21"/>
          <w:shd w:val="clear" w:fill="FFFFFF"/>
        </w:rPr>
        <w:t>小于</w:t>
      </w:r>
      <w:r>
        <w:rPr>
          <w:rFonts w:hint="default" w:ascii="Times New Roman" w:hAnsi="Times New Roman" w:cs="Times New Roman"/>
          <w:b w:val="0"/>
          <w:i w:val="0"/>
          <w:caps w:val="0"/>
          <w:color w:val="333333"/>
          <w:spacing w:val="0"/>
          <w:sz w:val="21"/>
          <w:szCs w:val="21"/>
          <w:shd w:val="clear" w:fill="FFFFFF"/>
        </w:rPr>
        <w:t>0</w:t>
      </w:r>
      <w:r>
        <w:rPr>
          <w:rFonts w:hint="eastAsia" w:ascii="宋体" w:hAnsi="宋体" w:eastAsia="宋体" w:cs="宋体"/>
          <w:b w:val="0"/>
          <w:i w:val="0"/>
          <w:caps w:val="0"/>
          <w:color w:val="333333"/>
          <w:spacing w:val="0"/>
          <w:sz w:val="21"/>
          <w:szCs w:val="21"/>
          <w:shd w:val="clear" w:fill="FFFFFF"/>
        </w:rPr>
        <w:t>的点对应</w:t>
      </w:r>
      <w:r>
        <w:rPr>
          <w:rFonts w:hint="default" w:ascii="Times New Roman" w:hAnsi="Times New Roman" w:cs="Times New Roman"/>
          <w:b w:val="0"/>
          <w:i w:val="0"/>
          <w:caps w:val="0"/>
          <w:color w:val="333333"/>
          <w:spacing w:val="0"/>
          <w:sz w:val="21"/>
          <w:szCs w:val="21"/>
          <w:shd w:val="clear" w:fill="FFFFFF"/>
        </w:rPr>
        <w:t>y=-1</w:t>
      </w:r>
      <w:r>
        <w:rPr>
          <w:rFonts w:hint="eastAsia" w:ascii="宋体" w:hAnsi="宋体" w:eastAsia="宋体" w:cs="宋体"/>
          <w:b w:val="0"/>
          <w:i w:val="0"/>
          <w:caps w:val="0"/>
          <w:color w:val="333333"/>
          <w:spacing w:val="0"/>
          <w:sz w:val="21"/>
          <w:szCs w:val="21"/>
          <w:shd w:val="clear" w:fill="FFFFFF"/>
        </w:rPr>
        <w:t>的点，如下图所示：</w:t>
      </w:r>
    </w:p>
    <w:p>
      <w:pPr>
        <w:pStyle w:val="6"/>
        <w:keepNext w:val="0"/>
        <w:keepLines w:val="0"/>
        <w:widowControl/>
        <w:suppressLineNumbers w:val="0"/>
        <w:spacing w:line="300" w:lineRule="atLeast"/>
        <w:ind w:left="2160" w:right="2160"/>
        <w:jc w:val="left"/>
        <w:rPr>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"http://img.blog.csdn.net/20140829134548371"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962275" cy="1943100"/>
            <wp:effectExtent l="0" t="0" r="9525" b="0"/>
            <wp:docPr id="248" name="图片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32" descr="IMG_287"/>
                    <pic:cNvPicPr>
                      <a:picLocks noChangeAspect="1"/>
                    </pic:cNvPicPr>
                  </pic:nvPicPr>
                  <pic:blipFill>
                    <a:blip r:embed="rId48" r:link="rId49"/>
                    <a:stretch>
                      <a:fillRect/>
                    </a:stretch>
                  </pic:blipFill>
                  <pic:spPr>
                    <a:xfrm>
                      <a:off x="0" y="0"/>
                      <a:ext cx="2962275" cy="19431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t>    </w:t>
      </w:r>
      <w:r>
        <w:rPr>
          <w:rFonts w:hint="default" w:ascii="Arial" w:hAnsi="Arial" w:eastAsia="宋体" w:cs="Arial"/>
          <w:b w:val="0"/>
          <w:i w:val="0"/>
          <w:caps w:val="0"/>
          <w:color w:val="333333"/>
          <w:spacing w:val="0"/>
          <w:kern w:val="0"/>
          <w:sz w:val="18"/>
          <w:szCs w:val="18"/>
          <w:shd w:val="clear" w:fill="FFFFFF"/>
          <w:lang w:val="en-US" w:eastAsia="zh-CN" w:bidi="ar"/>
        </w:rPr>
        <w:t>注：有的资料上</w:t>
      </w:r>
      <w:r>
        <w:rPr>
          <w:rFonts w:hint="default" w:ascii="Tahoma" w:hAnsi="Tahoma" w:eastAsia="Tahoma" w:cs="Tahoma"/>
          <w:b w:val="0"/>
          <w:i w:val="0"/>
          <w:caps w:val="0"/>
          <w:color w:val="333333"/>
          <w:spacing w:val="0"/>
          <w:kern w:val="0"/>
          <w:sz w:val="18"/>
          <w:szCs w:val="18"/>
          <w:shd w:val="clear" w:fill="FFFFFF"/>
          <w:lang w:val="en-US" w:eastAsia="zh-CN" w:bidi="ar"/>
        </w:rPr>
        <w:t>定义特征到结果的输出函数</w:t>
      </w:r>
      <w:r>
        <w:rPr>
          <w:rFonts w:hint="default" w:ascii="Tahoma" w:hAnsi="Tahoma" w:eastAsia="Tahoma" w:cs="Tahoma"/>
          <w:b w:val="0"/>
          <w:i w:val="0"/>
          <w:caps w:val="0"/>
          <w:color w:val="333333"/>
          <w:spacing w:val="0"/>
          <w:kern w:val="0"/>
          <w:sz w:val="18"/>
          <w:szCs w:val="18"/>
          <w:shd w:val="clear" w:fill="FFFFFF"/>
          <w:lang w:val="en-US" w:eastAsia="zh-CN" w:bidi="ar"/>
        </w:rPr>
        <w:fldChar w:fldCharType="begin"/>
      </w:r>
      <w:r>
        <w:rPr>
          <w:rFonts w:hint="default" w:ascii="Tahoma" w:hAnsi="Tahoma" w:eastAsia="Tahoma" w:cs="Tahoma"/>
          <w:b w:val="0"/>
          <w:i w:val="0"/>
          <w:caps w:val="0"/>
          <w:color w:val="333333"/>
          <w:spacing w:val="0"/>
          <w:kern w:val="0"/>
          <w:sz w:val="18"/>
          <w:szCs w:val="18"/>
          <w:shd w:val="clear" w:fill="FFFFFF"/>
          <w:lang w:val="en-US" w:eastAsia="zh-CN" w:bidi="ar"/>
        </w:rPr>
        <w:instrText xml:space="preserve">INCLUDEPICTURE \d "http://img.blog.csdn.net/20131120103601656" \* MERGEFORMATINET </w:instrText>
      </w:r>
      <w:r>
        <w:rPr>
          <w:rFonts w:hint="default" w:ascii="Tahoma" w:hAnsi="Tahoma" w:eastAsia="Tahoma" w:cs="Tahoma"/>
          <w:b w:val="0"/>
          <w:i w:val="0"/>
          <w:caps w:val="0"/>
          <w:color w:val="333333"/>
          <w:spacing w:val="0"/>
          <w:kern w:val="0"/>
          <w:sz w:val="18"/>
          <w:szCs w:val="18"/>
          <w:shd w:val="clear" w:fill="FFFFFF"/>
          <w:lang w:val="en-US" w:eastAsia="zh-CN" w:bidi="ar"/>
        </w:rPr>
        <w:fldChar w:fldCharType="separate"/>
      </w:r>
      <w:r>
        <w:rPr>
          <w:rFonts w:hint="default" w:ascii="Tahoma" w:hAnsi="Tahoma" w:eastAsia="Tahoma" w:cs="Tahoma"/>
          <w:b w:val="0"/>
          <w:i w:val="0"/>
          <w:caps w:val="0"/>
          <w:color w:val="333333"/>
          <w:spacing w:val="0"/>
          <w:kern w:val="0"/>
          <w:sz w:val="18"/>
          <w:szCs w:val="18"/>
          <w:shd w:val="clear" w:fill="FFFFFF"/>
          <w:lang w:val="en-US" w:eastAsia="zh-CN" w:bidi="ar"/>
        </w:rPr>
        <w:drawing>
          <wp:inline distT="0" distB="0" distL="114300" distR="114300">
            <wp:extent cx="1038225" cy="228600"/>
            <wp:effectExtent l="0" t="0" r="9525" b="0"/>
            <wp:docPr id="249" name="图片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33" descr="IMG_288"/>
                    <pic:cNvPicPr>
                      <a:picLocks noChangeAspect="1"/>
                    </pic:cNvPicPr>
                  </pic:nvPicPr>
                  <pic:blipFill>
                    <a:blip r:embed="rId50" r:link="rId51"/>
                    <a:stretch>
                      <a:fillRect/>
                    </a:stretch>
                  </pic:blipFill>
                  <pic:spPr>
                    <a:xfrm>
                      <a:off x="0" y="0"/>
                      <a:ext cx="1038225" cy="2286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w:t>
      </w:r>
      <w:r>
        <w:rPr>
          <w:rFonts w:hint="default" w:ascii="Tahoma" w:hAnsi="Tahoma" w:eastAsia="Tahoma" w:cs="Tahoma"/>
          <w:b w:val="0"/>
          <w:i w:val="0"/>
          <w:caps w:val="0"/>
          <w:color w:val="333333"/>
          <w:spacing w:val="0"/>
          <w:kern w:val="0"/>
          <w:sz w:val="18"/>
          <w:szCs w:val="18"/>
          <w:shd w:val="clear" w:fill="FFFFFF"/>
          <w:lang w:val="en-US" w:eastAsia="zh-CN" w:bidi="ar"/>
        </w:rPr>
        <w:t>与这里定义的</w:t>
      </w:r>
      <w:r>
        <w:rPr>
          <w:rFonts w:hint="default" w:ascii="Tahoma" w:hAnsi="Tahoma" w:eastAsia="Tahoma" w:cs="Tahoma"/>
          <w:b w:val="0"/>
          <w:i w:val="0"/>
          <w:caps w:val="0"/>
          <w:color w:val="333333"/>
          <w:spacing w:val="0"/>
          <w:kern w:val="0"/>
          <w:sz w:val="18"/>
          <w:szCs w:val="18"/>
          <w:shd w:val="clear" w:fill="FFFFFF"/>
          <w:lang w:val="en-US" w:eastAsia="zh-CN" w:bidi="ar"/>
        </w:rPr>
        <w:fldChar w:fldCharType="begin"/>
      </w:r>
      <w:r>
        <w:rPr>
          <w:rFonts w:hint="default" w:ascii="Tahoma" w:hAnsi="Tahoma" w:eastAsia="Tahoma" w:cs="Tahoma"/>
          <w:b w:val="0"/>
          <w:i w:val="0"/>
          <w:caps w:val="0"/>
          <w:color w:val="333333"/>
          <w:spacing w:val="0"/>
          <w:kern w:val="0"/>
          <w:sz w:val="18"/>
          <w:szCs w:val="18"/>
          <w:shd w:val="clear" w:fill="FFFFFF"/>
          <w:lang w:val="en-US" w:eastAsia="zh-CN" w:bidi="ar"/>
        </w:rPr>
        <w:instrText xml:space="preserve">INCLUDEPICTURE \d "http://img.blog.csdn.net/20131107201211968" \* MERGEFORMATINET </w:instrText>
      </w:r>
      <w:r>
        <w:rPr>
          <w:rFonts w:hint="default" w:ascii="Tahoma" w:hAnsi="Tahoma" w:eastAsia="Tahoma" w:cs="Tahoma"/>
          <w:b w:val="0"/>
          <w:i w:val="0"/>
          <w:caps w:val="0"/>
          <w:color w:val="333333"/>
          <w:spacing w:val="0"/>
          <w:kern w:val="0"/>
          <w:sz w:val="18"/>
          <w:szCs w:val="18"/>
          <w:shd w:val="clear" w:fill="FFFFFF"/>
          <w:lang w:val="en-US" w:eastAsia="zh-CN" w:bidi="ar"/>
        </w:rPr>
        <w:fldChar w:fldCharType="separate"/>
      </w:r>
      <w:r>
        <w:rPr>
          <w:rFonts w:hint="default" w:ascii="Tahoma" w:hAnsi="Tahoma" w:eastAsia="Tahoma" w:cs="Tahoma"/>
          <w:b w:val="0"/>
          <w:i w:val="0"/>
          <w:caps w:val="0"/>
          <w:color w:val="333333"/>
          <w:spacing w:val="0"/>
          <w:kern w:val="0"/>
          <w:sz w:val="18"/>
          <w:szCs w:val="18"/>
          <w:shd w:val="clear" w:fill="FFFFFF"/>
          <w:lang w:val="en-US" w:eastAsia="zh-CN" w:bidi="ar"/>
        </w:rPr>
        <w:drawing>
          <wp:inline distT="0" distB="0" distL="114300" distR="114300">
            <wp:extent cx="1257300" cy="200025"/>
            <wp:effectExtent l="0" t="0" r="0" b="9525"/>
            <wp:docPr id="250" name="图片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34" descr="IMG_289"/>
                    <pic:cNvPicPr>
                      <a:picLocks noChangeAspect="1"/>
                    </pic:cNvPicPr>
                  </pic:nvPicPr>
                  <pic:blipFill>
                    <a:blip r:embed="rId46" r:link="rId47"/>
                    <a:stretch>
                      <a:fillRect/>
                    </a:stretch>
                  </pic:blipFill>
                  <pic:spPr>
                    <a:xfrm>
                      <a:off x="0" y="0"/>
                      <a:ext cx="1257300" cy="200025"/>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kern w:val="0"/>
          <w:sz w:val="18"/>
          <w:szCs w:val="18"/>
          <w:shd w:val="clear" w:fill="FFFFFF"/>
          <w:lang w:val="en-US" w:eastAsia="zh-CN" w:bidi="ar"/>
        </w:rPr>
        <w:fldChar w:fldCharType="end"/>
      </w:r>
      <w:r>
        <w:rPr>
          <w:rFonts w:hint="default" w:ascii="Tahoma" w:hAnsi="Tahoma" w:eastAsia="Tahoma" w:cs="Tahoma"/>
          <w:b w:val="0"/>
          <w:i w:val="0"/>
          <w:caps w:val="0"/>
          <w:color w:val="333333"/>
          <w:spacing w:val="0"/>
          <w:kern w:val="0"/>
          <w:sz w:val="18"/>
          <w:szCs w:val="18"/>
          <w:shd w:val="clear" w:fill="FFFFFF"/>
          <w:lang w:val="en-US" w:eastAsia="zh-CN" w:bidi="ar"/>
        </w:rPr>
        <w:t>实质是一样的。为什么？因为无论是</w:t>
      </w:r>
      <w:r>
        <w:rPr>
          <w:rFonts w:hint="default" w:ascii="Tahoma" w:hAnsi="Tahoma" w:eastAsia="Tahoma" w:cs="Tahoma"/>
          <w:b w:val="0"/>
          <w:i w:val="0"/>
          <w:caps w:val="0"/>
          <w:color w:val="333333"/>
          <w:spacing w:val="0"/>
          <w:kern w:val="0"/>
          <w:sz w:val="18"/>
          <w:szCs w:val="18"/>
          <w:shd w:val="clear" w:fill="FFFFFF"/>
          <w:lang w:val="en-US" w:eastAsia="zh-CN" w:bidi="ar"/>
        </w:rPr>
        <w:fldChar w:fldCharType="begin"/>
      </w:r>
      <w:r>
        <w:rPr>
          <w:rFonts w:hint="default" w:ascii="Tahoma" w:hAnsi="Tahoma" w:eastAsia="Tahoma" w:cs="Tahoma"/>
          <w:b w:val="0"/>
          <w:i w:val="0"/>
          <w:caps w:val="0"/>
          <w:color w:val="333333"/>
          <w:spacing w:val="0"/>
          <w:kern w:val="0"/>
          <w:sz w:val="18"/>
          <w:szCs w:val="18"/>
          <w:shd w:val="clear" w:fill="FFFFFF"/>
          <w:lang w:val="en-US" w:eastAsia="zh-CN" w:bidi="ar"/>
        </w:rPr>
        <w:instrText xml:space="preserve">INCLUDEPICTURE \d "http://img.blog.csdn.net/20131120103601656" \* MERGEFORMATINET </w:instrText>
      </w:r>
      <w:r>
        <w:rPr>
          <w:rFonts w:hint="default" w:ascii="Tahoma" w:hAnsi="Tahoma" w:eastAsia="Tahoma" w:cs="Tahoma"/>
          <w:b w:val="0"/>
          <w:i w:val="0"/>
          <w:caps w:val="0"/>
          <w:color w:val="333333"/>
          <w:spacing w:val="0"/>
          <w:kern w:val="0"/>
          <w:sz w:val="18"/>
          <w:szCs w:val="18"/>
          <w:shd w:val="clear" w:fill="FFFFFF"/>
          <w:lang w:val="en-US" w:eastAsia="zh-CN" w:bidi="ar"/>
        </w:rPr>
        <w:fldChar w:fldCharType="separate"/>
      </w:r>
      <w:r>
        <w:rPr>
          <w:rFonts w:hint="default" w:ascii="Tahoma" w:hAnsi="Tahoma" w:eastAsia="Tahoma" w:cs="Tahoma"/>
          <w:b w:val="0"/>
          <w:i w:val="0"/>
          <w:caps w:val="0"/>
          <w:color w:val="333333"/>
          <w:spacing w:val="0"/>
          <w:kern w:val="0"/>
          <w:sz w:val="18"/>
          <w:szCs w:val="18"/>
          <w:shd w:val="clear" w:fill="FFFFFF"/>
          <w:lang w:val="en-US" w:eastAsia="zh-CN" w:bidi="ar"/>
        </w:rPr>
        <w:drawing>
          <wp:inline distT="0" distB="0" distL="114300" distR="114300">
            <wp:extent cx="1038225" cy="228600"/>
            <wp:effectExtent l="0" t="0" r="9525" b="0"/>
            <wp:docPr id="251" name="图片 3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35" descr="IMG_290"/>
                    <pic:cNvPicPr>
                      <a:picLocks noChangeAspect="1"/>
                    </pic:cNvPicPr>
                  </pic:nvPicPr>
                  <pic:blipFill>
                    <a:blip r:embed="rId50" r:link="rId51"/>
                    <a:stretch>
                      <a:fillRect/>
                    </a:stretch>
                  </pic:blipFill>
                  <pic:spPr>
                    <a:xfrm>
                      <a:off x="0" y="0"/>
                      <a:ext cx="1038225" cy="2286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kern w:val="0"/>
          <w:sz w:val="18"/>
          <w:szCs w:val="18"/>
          <w:shd w:val="clear" w:fill="FFFFFF"/>
          <w:lang w:val="en-US" w:eastAsia="zh-CN" w:bidi="ar"/>
        </w:rPr>
        <w:fldChar w:fldCharType="end"/>
      </w:r>
      <w:r>
        <w:rPr>
          <w:rFonts w:hint="default" w:ascii="Tahoma" w:hAnsi="Tahoma" w:eastAsia="Tahoma" w:cs="Tahoma"/>
          <w:b w:val="0"/>
          <w:i w:val="0"/>
          <w:caps w:val="0"/>
          <w:color w:val="333333"/>
          <w:spacing w:val="0"/>
          <w:kern w:val="0"/>
          <w:sz w:val="18"/>
          <w:szCs w:val="18"/>
          <w:shd w:val="clear" w:fill="FFFFFF"/>
          <w:lang w:val="en-US" w:eastAsia="zh-CN" w:bidi="ar"/>
        </w:rPr>
        <w:t>，还是</w:t>
      </w:r>
      <w:r>
        <w:rPr>
          <w:rFonts w:hint="default" w:ascii="Tahoma" w:hAnsi="Tahoma" w:eastAsia="Tahoma" w:cs="Tahoma"/>
          <w:b w:val="0"/>
          <w:i w:val="0"/>
          <w:caps w:val="0"/>
          <w:color w:val="333333"/>
          <w:spacing w:val="0"/>
          <w:kern w:val="0"/>
          <w:sz w:val="18"/>
          <w:szCs w:val="18"/>
          <w:shd w:val="clear" w:fill="FFFFFF"/>
          <w:lang w:val="en-US" w:eastAsia="zh-CN" w:bidi="ar"/>
        </w:rPr>
        <w:fldChar w:fldCharType="begin"/>
      </w:r>
      <w:r>
        <w:rPr>
          <w:rFonts w:hint="default" w:ascii="Tahoma" w:hAnsi="Tahoma" w:eastAsia="Tahoma" w:cs="Tahoma"/>
          <w:b w:val="0"/>
          <w:i w:val="0"/>
          <w:caps w:val="0"/>
          <w:color w:val="333333"/>
          <w:spacing w:val="0"/>
          <w:kern w:val="0"/>
          <w:sz w:val="18"/>
          <w:szCs w:val="18"/>
          <w:shd w:val="clear" w:fill="FFFFFF"/>
          <w:lang w:val="en-US" w:eastAsia="zh-CN" w:bidi="ar"/>
        </w:rPr>
        <w:instrText xml:space="preserve">INCLUDEPICTURE \d "http://img.blog.csdn.net/20131107201211968" \* MERGEFORMATINET </w:instrText>
      </w:r>
      <w:r>
        <w:rPr>
          <w:rFonts w:hint="default" w:ascii="Tahoma" w:hAnsi="Tahoma" w:eastAsia="Tahoma" w:cs="Tahoma"/>
          <w:b w:val="0"/>
          <w:i w:val="0"/>
          <w:caps w:val="0"/>
          <w:color w:val="333333"/>
          <w:spacing w:val="0"/>
          <w:kern w:val="0"/>
          <w:sz w:val="18"/>
          <w:szCs w:val="18"/>
          <w:shd w:val="clear" w:fill="FFFFFF"/>
          <w:lang w:val="en-US" w:eastAsia="zh-CN" w:bidi="ar"/>
        </w:rPr>
        <w:fldChar w:fldCharType="separate"/>
      </w:r>
      <w:r>
        <w:rPr>
          <w:rFonts w:hint="default" w:ascii="Tahoma" w:hAnsi="Tahoma" w:eastAsia="Tahoma" w:cs="Tahoma"/>
          <w:b w:val="0"/>
          <w:i w:val="0"/>
          <w:caps w:val="0"/>
          <w:color w:val="333333"/>
          <w:spacing w:val="0"/>
          <w:kern w:val="0"/>
          <w:sz w:val="18"/>
          <w:szCs w:val="18"/>
          <w:shd w:val="clear" w:fill="FFFFFF"/>
          <w:lang w:val="en-US" w:eastAsia="zh-CN" w:bidi="ar"/>
        </w:rPr>
        <w:drawing>
          <wp:inline distT="0" distB="0" distL="114300" distR="114300">
            <wp:extent cx="1257300" cy="200025"/>
            <wp:effectExtent l="0" t="0" r="0" b="9525"/>
            <wp:docPr id="252" name="图片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36" descr="IMG_291"/>
                    <pic:cNvPicPr>
                      <a:picLocks noChangeAspect="1"/>
                    </pic:cNvPicPr>
                  </pic:nvPicPr>
                  <pic:blipFill>
                    <a:blip r:embed="rId46" r:link="rId47"/>
                    <a:stretch>
                      <a:fillRect/>
                    </a:stretch>
                  </pic:blipFill>
                  <pic:spPr>
                    <a:xfrm>
                      <a:off x="0" y="0"/>
                      <a:ext cx="1257300" cy="200025"/>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kern w:val="0"/>
          <w:sz w:val="18"/>
          <w:szCs w:val="18"/>
          <w:shd w:val="clear" w:fill="FFFFFF"/>
          <w:lang w:val="en-US" w:eastAsia="zh-CN" w:bidi="ar"/>
        </w:rPr>
        <w:fldChar w:fldCharType="end"/>
      </w:r>
      <w:r>
        <w:rPr>
          <w:rFonts w:hint="default" w:ascii="Tahoma" w:hAnsi="Tahoma" w:eastAsia="Tahoma" w:cs="Tahoma"/>
          <w:b w:val="0"/>
          <w:i w:val="0"/>
          <w:caps w:val="0"/>
          <w:color w:val="333333"/>
          <w:spacing w:val="0"/>
          <w:kern w:val="0"/>
          <w:sz w:val="18"/>
          <w:szCs w:val="18"/>
          <w:shd w:val="clear" w:fill="FFFFFF"/>
          <w:lang w:val="en-US" w:eastAsia="zh-CN" w:bidi="ar"/>
        </w:rPr>
        <w:t>，不影响最终优化结果。下文你将看到，当我们转化到优化</w:t>
      </w:r>
      <w:r>
        <w:rPr>
          <w:rFonts w:hint="default" w:ascii="Tahoma" w:hAnsi="Tahoma" w:eastAsia="Tahoma" w:cs="Tahoma"/>
          <w:b w:val="0"/>
          <w:i w:val="0"/>
          <w:caps w:val="0"/>
          <w:color w:val="333333"/>
          <w:spacing w:val="0"/>
          <w:kern w:val="0"/>
          <w:sz w:val="18"/>
          <w:szCs w:val="18"/>
          <w:shd w:val="clear" w:fill="FFFFFF"/>
          <w:lang w:val="en-US" w:eastAsia="zh-CN" w:bidi="ar"/>
        </w:rPr>
        <w:fldChar w:fldCharType="begin"/>
      </w:r>
      <w:r>
        <w:rPr>
          <w:rFonts w:hint="default" w:ascii="Tahoma" w:hAnsi="Tahoma" w:eastAsia="Tahoma" w:cs="Tahoma"/>
          <w:b w:val="0"/>
          <w:i w:val="0"/>
          <w:caps w:val="0"/>
          <w:color w:val="333333"/>
          <w:spacing w:val="0"/>
          <w:kern w:val="0"/>
          <w:sz w:val="18"/>
          <w:szCs w:val="18"/>
          <w:shd w:val="clear" w:fill="FFFFFF"/>
          <w:lang w:val="en-US" w:eastAsia="zh-CN" w:bidi="ar"/>
        </w:rPr>
        <w:instrText xml:space="preserve">INCLUDEPICTURE \d "http://img.my.csdn.net/uploads/201210/25/1351141837_7366.jpg" \* MERGEFORMATINET </w:instrText>
      </w:r>
      <w:r>
        <w:rPr>
          <w:rFonts w:hint="default" w:ascii="Tahoma" w:hAnsi="Tahoma" w:eastAsia="Tahoma" w:cs="Tahoma"/>
          <w:b w:val="0"/>
          <w:i w:val="0"/>
          <w:caps w:val="0"/>
          <w:color w:val="333333"/>
          <w:spacing w:val="0"/>
          <w:kern w:val="0"/>
          <w:sz w:val="18"/>
          <w:szCs w:val="18"/>
          <w:shd w:val="clear" w:fill="FFFFFF"/>
          <w:lang w:val="en-US" w:eastAsia="zh-CN" w:bidi="ar"/>
        </w:rPr>
        <w:fldChar w:fldCharType="separate"/>
      </w:r>
      <w:r>
        <w:rPr>
          <w:rFonts w:hint="default" w:ascii="Tahoma" w:hAnsi="Tahoma" w:eastAsia="Tahoma" w:cs="Tahoma"/>
          <w:b w:val="0"/>
          <w:i w:val="0"/>
          <w:caps w:val="0"/>
          <w:color w:val="333333"/>
          <w:spacing w:val="0"/>
          <w:kern w:val="0"/>
          <w:sz w:val="18"/>
          <w:szCs w:val="18"/>
          <w:shd w:val="clear" w:fill="FFFFFF"/>
          <w:lang w:val="en-US" w:eastAsia="zh-CN" w:bidi="ar"/>
        </w:rPr>
        <w:drawing>
          <wp:inline distT="0" distB="0" distL="114300" distR="114300">
            <wp:extent cx="2724150" cy="381000"/>
            <wp:effectExtent l="0" t="0" r="0" b="0"/>
            <wp:docPr id="253" name="图片 37"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37" descr="IMG_292"/>
                    <pic:cNvPicPr>
                      <a:picLocks noChangeAspect="1"/>
                    </pic:cNvPicPr>
                  </pic:nvPicPr>
                  <pic:blipFill>
                    <a:blip r:embed="rId52" r:link="rId53"/>
                    <a:stretch>
                      <a:fillRect/>
                    </a:stretch>
                  </pic:blipFill>
                  <pic:spPr>
                    <a:xfrm>
                      <a:off x="0" y="0"/>
                      <a:ext cx="2724150" cy="3810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kern w:val="0"/>
          <w:sz w:val="18"/>
          <w:szCs w:val="18"/>
          <w:shd w:val="clear" w:fill="FFFFFF"/>
          <w:lang w:val="en-US" w:eastAsia="zh-CN" w:bidi="ar"/>
        </w:rPr>
        <w:fldChar w:fldCharType="end"/>
      </w:r>
      <w:r>
        <w:rPr>
          <w:rFonts w:hint="default" w:ascii="Tahoma" w:hAnsi="Tahoma" w:eastAsia="Tahoma" w:cs="Tahoma"/>
          <w:b w:val="0"/>
          <w:i w:val="0"/>
          <w:caps w:val="0"/>
          <w:color w:val="333333"/>
          <w:spacing w:val="0"/>
          <w:kern w:val="0"/>
          <w:sz w:val="18"/>
          <w:szCs w:val="18"/>
          <w:shd w:val="clear" w:fill="FFFFFF"/>
          <w:lang w:val="en-US" w:eastAsia="zh-CN" w:bidi="ar"/>
        </w:rPr>
        <w:t>的时候，为了求解方便，会把yf(x)令为1，即yf(x)是y(w^x + b)，还是y(w^x - b)，对我们要优化的式子max1/||w||已无影响。</w:t>
      </w:r>
    </w:p>
    <w:p>
      <w:pPr>
        <w:pStyle w:val="6"/>
        <w:keepNext w:val="0"/>
        <w:keepLines w:val="0"/>
        <w:widowControl/>
        <w:suppressLineNumbers w:val="0"/>
        <w:shd w:val="clear" w:fill="FFFFFF"/>
        <w:spacing w:line="300" w:lineRule="atLeast"/>
        <w:ind w:left="0" w:firstLine="0"/>
        <w:jc w:val="left"/>
        <w:rPr>
          <w:rFonts w:hint="default" w:ascii="Arial" w:hAnsi="Arial" w:cs="Arial"/>
          <w:b w:val="0"/>
          <w:i w:val="0"/>
          <w:caps w:val="0"/>
          <w:color w:val="333333"/>
          <w:spacing w:val="0"/>
          <w:sz w:val="21"/>
          <w:szCs w:val="21"/>
        </w:rPr>
      </w:pPr>
      <w:r>
        <w:rPr>
          <w:rFonts w:hint="default" w:ascii="Tahoma" w:hAnsi="Tahoma" w:eastAsia="Tahoma" w:cs="Tahoma"/>
          <w:b w:val="0"/>
          <w:i w:val="0"/>
          <w:caps w:val="0"/>
          <w:color w:val="333333"/>
          <w:spacing w:val="0"/>
          <w:sz w:val="21"/>
          <w:szCs w:val="21"/>
          <w:shd w:val="clear" w:fill="FFFFFF"/>
        </w:rPr>
        <w:t>    （</w:t>
      </w:r>
      <w:r>
        <w:rPr>
          <w:rFonts w:hint="default" w:ascii="Tahoma" w:hAnsi="Tahoma" w:eastAsia="Tahoma" w:cs="Tahoma"/>
          <w:b w:val="0"/>
          <w:i w:val="0"/>
          <w:caps w:val="0"/>
          <w:color w:val="333333"/>
          <w:spacing w:val="0"/>
          <w:sz w:val="18"/>
          <w:szCs w:val="18"/>
          <w:shd w:val="clear" w:fill="FFFFFF"/>
        </w:rPr>
        <w:t>有一朋友飞狗来自Mare_Desiderii，看了上面的定义之后，问道：请教一下SVM functional margin 为</w:t>
      </w:r>
      <w:r>
        <w:rPr>
          <w:rFonts w:hint="default" w:ascii="Tahoma" w:hAnsi="Tahoma" w:eastAsia="Tahoma" w:cs="Tahoma"/>
          <w:b/>
          <w:i w:val="0"/>
          <w:caps w:val="0"/>
          <w:color w:val="333333"/>
          <w:spacing w:val="0"/>
          <w:sz w:val="21"/>
          <w:szCs w:val="21"/>
          <w:shd w:val="clear" w:fill="FFFFFF"/>
        </w:rPr>
        <w:fldChar w:fldCharType="begin"/>
      </w:r>
      <w:r>
        <w:rPr>
          <w:rFonts w:hint="default" w:ascii="Tahoma" w:hAnsi="Tahoma" w:eastAsia="Tahoma" w:cs="Tahoma"/>
          <w:b/>
          <w:i w:val="0"/>
          <w:caps w:val="0"/>
          <w:color w:val="333333"/>
          <w:spacing w:val="0"/>
          <w:sz w:val="21"/>
          <w:szCs w:val="21"/>
          <w:shd w:val="clear" w:fill="FFFFFF"/>
        </w:rPr>
        <w:instrText xml:space="preserve">INCLUDEPICTURE \d "http://img.blog.csdn.net/20131111154113734" \* MERGEFORMATINET </w:instrText>
      </w:r>
      <w:r>
        <w:rPr>
          <w:rFonts w:hint="default" w:ascii="Tahoma" w:hAnsi="Tahoma" w:eastAsia="Tahoma" w:cs="Tahoma"/>
          <w:b/>
          <w:i w:val="0"/>
          <w:caps w:val="0"/>
          <w:color w:val="333333"/>
          <w:spacing w:val="0"/>
          <w:sz w:val="21"/>
          <w:szCs w:val="21"/>
          <w:shd w:val="clear" w:fill="FFFFFF"/>
        </w:rPr>
        <w:fldChar w:fldCharType="separate"/>
      </w:r>
      <w:r>
        <w:rPr>
          <w:rFonts w:hint="default" w:ascii="Tahoma" w:hAnsi="Tahoma" w:eastAsia="Tahoma" w:cs="Tahoma"/>
          <w:b/>
          <w:i w:val="0"/>
          <w:caps w:val="0"/>
          <w:color w:val="333333"/>
          <w:spacing w:val="0"/>
          <w:sz w:val="21"/>
          <w:szCs w:val="21"/>
          <w:shd w:val="clear" w:fill="FFFFFF"/>
        </w:rPr>
        <w:drawing>
          <wp:inline distT="0" distB="0" distL="114300" distR="114300">
            <wp:extent cx="190500" cy="200025"/>
            <wp:effectExtent l="0" t="0" r="0" b="9525"/>
            <wp:docPr id="246" name="图片 38"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38" descr="IMG_293"/>
                    <pic:cNvPicPr>
                      <a:picLocks noChangeAspect="1"/>
                    </pic:cNvPicPr>
                  </pic:nvPicPr>
                  <pic:blipFill>
                    <a:blip r:embed="rId54" r:link="rId55"/>
                    <a:stretch>
                      <a:fillRect/>
                    </a:stretch>
                  </pic:blipFill>
                  <pic:spPr>
                    <a:xfrm>
                      <a:off x="0" y="0"/>
                      <a:ext cx="190500" cy="200025"/>
                    </a:xfrm>
                    <a:prstGeom prst="rect">
                      <a:avLst/>
                    </a:prstGeom>
                    <a:noFill/>
                    <a:ln w="9525">
                      <a:noFill/>
                      <a:miter/>
                    </a:ln>
                  </pic:spPr>
                </pic:pic>
              </a:graphicData>
            </a:graphic>
          </wp:inline>
        </w:drawing>
      </w:r>
      <w:r>
        <w:rPr>
          <w:rFonts w:hint="default" w:ascii="Tahoma" w:hAnsi="Tahoma" w:eastAsia="Tahoma" w:cs="Tahoma"/>
          <w:b/>
          <w:i w:val="0"/>
          <w:caps w:val="0"/>
          <w:color w:val="333333"/>
          <w:spacing w:val="0"/>
          <w:sz w:val="21"/>
          <w:szCs w:val="21"/>
          <w:shd w:val="clear" w:fill="FFFFFF"/>
        </w:rPr>
        <w:fldChar w:fldCharType="end"/>
      </w:r>
      <w:r>
        <w:rPr>
          <w:rFonts w:hint="default" w:ascii="Tahoma" w:hAnsi="Tahoma" w:eastAsia="Tahoma" w:cs="Tahoma"/>
          <w:b w:val="0"/>
          <w:i w:val="0"/>
          <w:caps w:val="0"/>
          <w:color w:val="333333"/>
          <w:spacing w:val="0"/>
          <w:sz w:val="18"/>
          <w:szCs w:val="18"/>
          <w:shd w:val="clear" w:fill="FFFFFF"/>
        </w:rPr>
        <w:t>=y(wTx+b)=yf(x)中的Y是只取1和-1 吗？y的唯一作用就是确保functional margin的非负性？真是这样的么？当然不是，详情请见本文评论下第43楼</w:t>
      </w:r>
      <w:r>
        <w:rPr>
          <w:rFonts w:hint="default" w:ascii="Tahoma" w:hAnsi="Tahoma" w:eastAsia="Tahoma" w:cs="Tahoma"/>
          <w:b w:val="0"/>
          <w:i w:val="0"/>
          <w:caps w:val="0"/>
          <w:color w:val="333333"/>
          <w:spacing w:val="0"/>
          <w:sz w:val="21"/>
          <w:szCs w:val="21"/>
          <w:shd w:val="clear" w:fill="FFFFFF"/>
        </w:rPr>
        <w:t>）</w:t>
      </w:r>
    </w:p>
    <w:p>
      <w:pPr>
        <w:keepNext w:val="0"/>
        <w:keepLines w:val="0"/>
        <w:widowControl/>
        <w:suppressLineNumbers w:val="0"/>
        <w:jc w:val="left"/>
      </w:pPr>
      <w:r>
        <w:rPr>
          <w:rFonts w:hint="default" w:ascii="Tahoma" w:hAnsi="Tahoma" w:eastAsia="Tahoma" w:cs="Tahoma"/>
          <w:b w:val="0"/>
          <w:i w:val="0"/>
          <w:caps w:val="0"/>
          <w:color w:val="333333"/>
          <w:spacing w:val="0"/>
          <w:kern w:val="0"/>
          <w:sz w:val="21"/>
          <w:szCs w:val="21"/>
          <w:shd w:val="clear" w:fill="FFFFFF"/>
          <w:lang w:val="en-US" w:eastAsia="zh-CN" w:bidi="ar"/>
        </w:rPr>
        <w:t>    </w:t>
      </w:r>
      <w:del w:id="0">
        <w:r>
          <w:rPr>
            <w:rFonts w:hint="default" w:ascii="Tahoma" w:hAnsi="Tahoma" w:eastAsia="Tahoma" w:cs="Tahoma"/>
            <w:b w:val="0"/>
            <w:i w:val="0"/>
            <w:caps w:val="0"/>
            <w:color w:val="333333"/>
            <w:spacing w:val="0"/>
            <w:kern w:val="0"/>
            <w:sz w:val="21"/>
            <w:szCs w:val="21"/>
            <w:shd w:val="clear" w:fill="FFFFFF"/>
            <w:lang w:val="en-US" w:eastAsia="zh-CN" w:bidi="ar"/>
          </w:rPr>
          <w:delText>当然，有些时候，或者说大部分时候数据并不是线性可分的，这个时候满足这样条件的超平面就根本不存在(不过关于如何处理这样的问题我们后面会讲)，这里先从最简单的情形开始推导，就假设数据都是线性可分的，亦即这样的超平面是存在的</w:delText>
        </w:r>
      </w:del>
      <w:r>
        <w:rPr>
          <w:rFonts w:hint="default" w:ascii="Tahoma" w:hAnsi="Tahoma" w:eastAsia="Tahoma" w:cs="Tahoma"/>
          <w:b w:val="0"/>
          <w:i w:val="0"/>
          <w:caps w:val="0"/>
          <w:color w:val="333333"/>
          <w:spacing w:val="0"/>
          <w:kern w:val="0"/>
          <w:sz w:val="21"/>
          <w:szCs w:val="21"/>
          <w:shd w:val="clear" w:fill="FFFFFF"/>
          <w:lang w:val="en-US" w:eastAsia="zh-CN" w:bidi="ar"/>
        </w:rPr>
        <w:t>。</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换言之，在进行分类的时候，遇到一个新的数据点</w:t>
      </w:r>
      <w:r>
        <w:rPr>
          <w:rFonts w:hint="default" w:ascii="Times New Roman" w:hAnsi="Times New Roman" w:cs="Times New Roman"/>
          <w:b w:val="0"/>
          <w:i w:val="0"/>
          <w:caps w:val="0"/>
          <w:color w:val="333333"/>
          <w:spacing w:val="0"/>
          <w:sz w:val="21"/>
          <w:szCs w:val="21"/>
          <w:shd w:val="clear" w:fill="FFFFFF"/>
        </w:rPr>
        <w:t>x</w:t>
      </w:r>
      <w:r>
        <w:rPr>
          <w:rFonts w:hint="eastAsia" w:ascii="宋体" w:hAnsi="宋体" w:eastAsia="宋体" w:cs="宋体"/>
          <w:b w:val="0"/>
          <w:i w:val="0"/>
          <w:caps w:val="0"/>
          <w:color w:val="333333"/>
          <w:spacing w:val="0"/>
          <w:sz w:val="21"/>
          <w:szCs w:val="21"/>
          <w:shd w:val="clear" w:fill="FFFFFF"/>
        </w:rPr>
        <w:t>，</w:t>
      </w:r>
      <w:r>
        <w:rPr>
          <w:rFonts w:hint="default" w:ascii="Arial" w:hAnsi="Arial" w:cs="Arial"/>
          <w:b w:val="0"/>
          <w:i w:val="0"/>
          <w:caps w:val="0"/>
          <w:color w:val="333333"/>
          <w:spacing w:val="0"/>
          <w:sz w:val="21"/>
          <w:szCs w:val="21"/>
          <w:shd w:val="clear" w:fill="FFFFFF"/>
        </w:rPr>
        <w:t>将x代入</w:t>
      </w:r>
      <w:r>
        <w:rPr>
          <w:rFonts w:hint="default" w:ascii="Times New Roman" w:hAnsi="Times New Roman" w:cs="Times New Roman"/>
          <w:b w:val="0"/>
          <w:i w:val="0"/>
          <w:caps w:val="0"/>
          <w:color w:val="333333"/>
          <w:spacing w:val="0"/>
          <w:sz w:val="21"/>
          <w:szCs w:val="21"/>
          <w:shd w:val="clear" w:fill="FFFFFF"/>
        </w:rPr>
        <w:t>f(x) </w:t>
      </w:r>
      <w:r>
        <w:rPr>
          <w:rFonts w:hint="eastAsia" w:ascii="宋体" w:hAnsi="宋体" w:eastAsia="宋体" w:cs="宋体"/>
          <w:b w:val="0"/>
          <w:i w:val="0"/>
          <w:caps w:val="0"/>
          <w:color w:val="333333"/>
          <w:spacing w:val="0"/>
          <w:sz w:val="21"/>
          <w:szCs w:val="21"/>
          <w:shd w:val="clear" w:fill="FFFFFF"/>
        </w:rPr>
        <w:t>中，如果</w:t>
      </w:r>
      <w:r>
        <w:rPr>
          <w:rFonts w:hint="default" w:ascii="Times New Roman" w:hAnsi="Times New Roman" w:cs="Times New Roman"/>
          <w:b w:val="0"/>
          <w:i w:val="0"/>
          <w:caps w:val="0"/>
          <w:color w:val="333333"/>
          <w:spacing w:val="0"/>
          <w:sz w:val="21"/>
          <w:szCs w:val="21"/>
          <w:shd w:val="clear" w:fill="FFFFFF"/>
        </w:rPr>
        <w:t>f(x)</w:t>
      </w:r>
      <w:r>
        <w:rPr>
          <w:rFonts w:hint="eastAsia" w:ascii="宋体" w:hAnsi="宋体" w:eastAsia="宋体" w:cs="宋体"/>
          <w:b w:val="0"/>
          <w:i w:val="0"/>
          <w:caps w:val="0"/>
          <w:color w:val="333333"/>
          <w:spacing w:val="0"/>
          <w:sz w:val="21"/>
          <w:szCs w:val="21"/>
          <w:shd w:val="clear" w:fill="FFFFFF"/>
        </w:rPr>
        <w:t>小于</w:t>
      </w:r>
      <w:r>
        <w:rPr>
          <w:rFonts w:hint="default" w:ascii="Times New Roman" w:hAnsi="Times New Roman" w:cs="Times New Roman"/>
          <w:b w:val="0"/>
          <w:i w:val="0"/>
          <w:caps w:val="0"/>
          <w:color w:val="333333"/>
          <w:spacing w:val="0"/>
          <w:sz w:val="21"/>
          <w:szCs w:val="21"/>
          <w:shd w:val="clear" w:fill="FFFFFF"/>
        </w:rPr>
        <w:t>0</w:t>
      </w:r>
      <w:r>
        <w:rPr>
          <w:rFonts w:hint="eastAsia" w:ascii="宋体" w:hAnsi="宋体" w:eastAsia="宋体" w:cs="宋体"/>
          <w:b w:val="0"/>
          <w:i w:val="0"/>
          <w:caps w:val="0"/>
          <w:color w:val="333333"/>
          <w:spacing w:val="0"/>
          <w:sz w:val="21"/>
          <w:szCs w:val="21"/>
          <w:shd w:val="clear" w:fill="FFFFFF"/>
        </w:rPr>
        <w:t>则</w:t>
      </w:r>
      <w:r>
        <w:rPr>
          <w:rFonts w:hint="default" w:ascii="Arial" w:hAnsi="Arial" w:cs="Arial"/>
          <w:b w:val="0"/>
          <w:i w:val="0"/>
          <w:caps w:val="0"/>
          <w:color w:val="333333"/>
          <w:spacing w:val="0"/>
          <w:sz w:val="21"/>
          <w:szCs w:val="21"/>
          <w:shd w:val="clear" w:fill="FFFFFF"/>
        </w:rPr>
        <w:t>将</w:t>
      </w:r>
      <w:r>
        <w:rPr>
          <w:rFonts w:hint="default" w:ascii="Times New Roman" w:hAnsi="Times New Roman" w:cs="Times New Roman"/>
          <w:b w:val="0"/>
          <w:i w:val="0"/>
          <w:caps w:val="0"/>
          <w:color w:val="333333"/>
          <w:spacing w:val="0"/>
          <w:sz w:val="21"/>
          <w:szCs w:val="21"/>
          <w:shd w:val="clear" w:fill="FFFFFF"/>
        </w:rPr>
        <w:t>x</w:t>
      </w:r>
      <w:r>
        <w:rPr>
          <w:rFonts w:hint="eastAsia" w:ascii="宋体" w:hAnsi="宋体" w:eastAsia="宋体" w:cs="宋体"/>
          <w:b w:val="0"/>
          <w:i w:val="0"/>
          <w:caps w:val="0"/>
          <w:color w:val="333333"/>
          <w:spacing w:val="0"/>
          <w:sz w:val="21"/>
          <w:szCs w:val="21"/>
          <w:shd w:val="clear" w:fill="FFFFFF"/>
        </w:rPr>
        <w:t>的</w:t>
      </w:r>
      <w:r>
        <w:rPr>
          <w:rFonts w:hint="default" w:ascii="Arial" w:hAnsi="Arial" w:cs="Arial"/>
          <w:b w:val="0"/>
          <w:i w:val="0"/>
          <w:caps w:val="0"/>
          <w:color w:val="333333"/>
          <w:spacing w:val="0"/>
          <w:sz w:val="21"/>
          <w:szCs w:val="21"/>
          <w:shd w:val="clear" w:fill="FFFFFF"/>
        </w:rPr>
        <w:t>类别赋为-1</w:t>
      </w:r>
      <w:r>
        <w:rPr>
          <w:rFonts w:hint="eastAsia" w:ascii="宋体" w:hAnsi="宋体" w:eastAsia="宋体" w:cs="宋体"/>
          <w:b w:val="0"/>
          <w:i w:val="0"/>
          <w:caps w:val="0"/>
          <w:color w:val="333333"/>
          <w:spacing w:val="0"/>
          <w:sz w:val="21"/>
          <w:szCs w:val="21"/>
          <w:shd w:val="clear" w:fill="FFFFFF"/>
        </w:rPr>
        <w:t>，如果</w:t>
      </w:r>
      <w:r>
        <w:rPr>
          <w:rFonts w:hint="default" w:ascii="Arial" w:hAnsi="Arial" w:cs="Arial"/>
          <w:b w:val="0"/>
          <w:i w:val="0"/>
          <w:caps w:val="0"/>
          <w:color w:val="333333"/>
          <w:spacing w:val="0"/>
          <w:sz w:val="21"/>
          <w:szCs w:val="21"/>
          <w:shd w:val="clear" w:fill="FFFFFF"/>
        </w:rPr>
        <w:t>f(x)大于</w:t>
      </w:r>
      <w:r>
        <w:rPr>
          <w:rFonts w:hint="default" w:ascii="Times New Roman" w:hAnsi="Times New Roman" w:cs="Times New Roman"/>
          <w:b w:val="0"/>
          <w:i w:val="0"/>
          <w:caps w:val="0"/>
          <w:color w:val="333333"/>
          <w:spacing w:val="0"/>
          <w:sz w:val="21"/>
          <w:szCs w:val="21"/>
          <w:shd w:val="clear" w:fill="FFFFFF"/>
        </w:rPr>
        <w:t>0</w:t>
      </w:r>
      <w:r>
        <w:rPr>
          <w:rFonts w:hint="eastAsia" w:ascii="宋体" w:hAnsi="宋体" w:eastAsia="宋体" w:cs="宋体"/>
          <w:b w:val="0"/>
          <w:i w:val="0"/>
          <w:caps w:val="0"/>
          <w:color w:val="333333"/>
          <w:spacing w:val="0"/>
          <w:sz w:val="21"/>
          <w:szCs w:val="21"/>
          <w:shd w:val="clear" w:fill="FFFFFF"/>
        </w:rPr>
        <w:t>则</w:t>
      </w:r>
      <w:r>
        <w:rPr>
          <w:rFonts w:hint="default" w:ascii="Arial" w:hAnsi="Arial" w:cs="Arial"/>
          <w:b w:val="0"/>
          <w:i w:val="0"/>
          <w:caps w:val="0"/>
          <w:color w:val="333333"/>
          <w:spacing w:val="0"/>
          <w:sz w:val="21"/>
          <w:szCs w:val="21"/>
          <w:shd w:val="clear" w:fill="FFFFFF"/>
        </w:rPr>
        <w:t>将</w:t>
      </w:r>
      <w:r>
        <w:rPr>
          <w:rFonts w:hint="default" w:ascii="Times New Roman" w:hAnsi="Times New Roman" w:cs="Times New Roman"/>
          <w:b w:val="0"/>
          <w:i w:val="0"/>
          <w:caps w:val="0"/>
          <w:color w:val="333333"/>
          <w:spacing w:val="0"/>
          <w:sz w:val="21"/>
          <w:szCs w:val="21"/>
          <w:shd w:val="clear" w:fill="FFFFFF"/>
        </w:rPr>
        <w:t>x</w:t>
      </w:r>
      <w:r>
        <w:rPr>
          <w:rFonts w:hint="eastAsia" w:ascii="宋体" w:hAnsi="宋体" w:eastAsia="宋体" w:cs="宋体"/>
          <w:b w:val="0"/>
          <w:i w:val="0"/>
          <w:caps w:val="0"/>
          <w:color w:val="333333"/>
          <w:spacing w:val="0"/>
          <w:sz w:val="21"/>
          <w:szCs w:val="21"/>
          <w:shd w:val="clear" w:fill="FFFFFF"/>
        </w:rPr>
        <w:t>的类别赋为</w:t>
      </w:r>
      <w:r>
        <w:rPr>
          <w:rFonts w:hint="default" w:ascii="Arial" w:hAnsi="Arial" w:cs="Arial"/>
          <w:b w:val="0"/>
          <w:i w:val="0"/>
          <w:caps w:val="0"/>
          <w:color w:val="333333"/>
          <w:spacing w:val="0"/>
          <w:sz w:val="21"/>
          <w:szCs w:val="21"/>
          <w:shd w:val="clear" w:fill="FFFFFF"/>
        </w:rPr>
        <w:t>1。</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接下来的问题是，如何确定这个超平面呢？从直观上而言，这个超平面应该是最适合分开两类数据的直线。而判定“最适合”的标准就是这条直线离直线两边的数据的间隔最大。所以，得寻找有着最大间隔的超平面。</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i w:val="0"/>
          <w:caps w:val="0"/>
          <w:color w:val="333333"/>
          <w:spacing w:val="0"/>
        </w:rPr>
      </w:pPr>
      <w:bookmarkStart w:id="2" w:name="t5"/>
      <w:bookmarkEnd w:id="2"/>
      <w:r>
        <w:rPr>
          <w:rStyle w:val="9"/>
          <w:rFonts w:hint="default" w:ascii="Comic Sans MS" w:hAnsi="Comic Sans MS" w:eastAsia="Comic Sans MS" w:cs="Comic Sans MS"/>
          <w:i w:val="0"/>
          <w:caps w:val="0"/>
          <w:color w:val="333333"/>
          <w:spacing w:val="0"/>
          <w:sz w:val="24"/>
          <w:szCs w:val="24"/>
          <w:shd w:val="clear" w:fill="FFFFFF"/>
        </w:rPr>
        <w:t>1.3</w:t>
      </w:r>
      <w:r>
        <w:rPr>
          <w:rFonts w:hint="default" w:ascii="Comic Sans MS" w:hAnsi="Comic Sans MS" w:eastAsia="Comic Sans MS" w:cs="Comic Sans MS"/>
          <w:i w:val="0"/>
          <w:caps w:val="0"/>
          <w:color w:val="333333"/>
          <w:spacing w:val="0"/>
          <w:shd w:val="clear" w:fill="FFFFFF"/>
        </w:rPr>
        <w:t>、函数间隔</w:t>
      </w:r>
      <w:r>
        <w:rPr>
          <w:rFonts w:hint="default" w:ascii="Comic Sans MS" w:hAnsi="Comic Sans MS" w:eastAsia="Comic Sans MS" w:cs="Comic Sans MS"/>
          <w:i w:val="0"/>
          <w:caps w:val="0"/>
          <w:color w:val="333333"/>
          <w:spacing w:val="0"/>
          <w:sz w:val="21"/>
          <w:szCs w:val="21"/>
          <w:shd w:val="clear" w:fill="FFFFFF"/>
        </w:rPr>
        <w:t>Functional margin与几何间隔Geometrical margin </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Tahoma" w:hAnsi="Tahoma" w:eastAsia="Tahoma" w:cs="Tahoma"/>
          <w:b w:val="0"/>
          <w:i w:val="0"/>
          <w:caps w:val="0"/>
          <w:color w:val="333333"/>
          <w:spacing w:val="0"/>
          <w:sz w:val="21"/>
          <w:szCs w:val="21"/>
          <w:shd w:val="clear" w:fill="FFFFFF"/>
        </w:rPr>
        <w:t>    </w:t>
      </w:r>
      <w:r>
        <w:rPr>
          <w:rFonts w:hint="default" w:ascii="Arial" w:hAnsi="Arial" w:cs="Arial"/>
          <w:b w:val="0"/>
          <w:i w:val="0"/>
          <w:caps w:val="0"/>
          <w:color w:val="333333"/>
          <w:spacing w:val="0"/>
          <w:sz w:val="21"/>
          <w:szCs w:val="21"/>
          <w:shd w:val="clear" w:fill="FFFFFF"/>
        </w:rPr>
        <w:t>在超平面</w:t>
      </w:r>
      <w:r>
        <w:rPr>
          <w:rFonts w:hint="default" w:ascii="Helvetica" w:hAnsi="Helvetica" w:eastAsia="Helvetica" w:cs="Helvetica"/>
          <w:b w:val="0"/>
          <w:i w:val="0"/>
          <w:caps w:val="0"/>
          <w:color w:val="333333"/>
          <w:spacing w:val="0"/>
          <w:sz w:val="21"/>
          <w:szCs w:val="21"/>
          <w:shd w:val="clear" w:fill="FFFFFF"/>
        </w:rPr>
        <w:t>w*x+b=0</w:t>
      </w:r>
      <w:r>
        <w:rPr>
          <w:rFonts w:hint="eastAsia" w:ascii="宋体" w:hAnsi="宋体" w:eastAsia="宋体" w:cs="宋体"/>
          <w:b w:val="0"/>
          <w:i w:val="0"/>
          <w:caps w:val="0"/>
          <w:color w:val="333333"/>
          <w:spacing w:val="0"/>
          <w:sz w:val="21"/>
          <w:szCs w:val="21"/>
          <w:shd w:val="clear" w:fill="FFFFFF"/>
        </w:rPr>
        <w:t>确定的情况下，</w:t>
      </w:r>
      <w:r>
        <w:rPr>
          <w:rFonts w:hint="default" w:ascii="Helvetica" w:hAnsi="Helvetica" w:eastAsia="Helvetica" w:cs="Helvetica"/>
          <w:b w:val="0"/>
          <w:i w:val="0"/>
          <w:caps w:val="0"/>
          <w:color w:val="333333"/>
          <w:spacing w:val="0"/>
          <w:sz w:val="21"/>
          <w:szCs w:val="21"/>
          <w:shd w:val="clear" w:fill="FFFFFF"/>
        </w:rPr>
        <w:t>|w*x+b|</w:t>
      </w:r>
      <w:r>
        <w:rPr>
          <w:rFonts w:hint="eastAsia" w:ascii="宋体" w:hAnsi="宋体" w:eastAsia="宋体" w:cs="宋体"/>
          <w:b w:val="0"/>
          <w:i w:val="0"/>
          <w:caps w:val="0"/>
          <w:color w:val="333333"/>
          <w:spacing w:val="0"/>
          <w:sz w:val="21"/>
          <w:szCs w:val="21"/>
          <w:shd w:val="clear" w:fill="FFFFFF"/>
        </w:rPr>
        <w:t>能够表示点</w:t>
      </w:r>
      <w:r>
        <w:rPr>
          <w:rFonts w:hint="default" w:ascii="Helvetica" w:hAnsi="Helvetica" w:eastAsia="Helvetica" w:cs="Helvetica"/>
          <w:b w:val="0"/>
          <w:i w:val="0"/>
          <w:caps w:val="0"/>
          <w:color w:val="333333"/>
          <w:spacing w:val="0"/>
          <w:sz w:val="21"/>
          <w:szCs w:val="21"/>
          <w:shd w:val="clear" w:fill="FFFFFF"/>
        </w:rPr>
        <w:t>x</w:t>
      </w:r>
      <w:r>
        <w:rPr>
          <w:rFonts w:hint="eastAsia" w:ascii="宋体" w:hAnsi="宋体" w:eastAsia="宋体" w:cs="宋体"/>
          <w:b w:val="0"/>
          <w:i w:val="0"/>
          <w:caps w:val="0"/>
          <w:color w:val="333333"/>
          <w:spacing w:val="0"/>
          <w:sz w:val="21"/>
          <w:szCs w:val="21"/>
          <w:shd w:val="clear" w:fill="FFFFFF"/>
        </w:rPr>
        <w:t>到距离超平面的远近，而</w:t>
      </w:r>
      <w:r>
        <w:rPr>
          <w:rStyle w:val="8"/>
          <w:rFonts w:hint="default" w:ascii="Arial" w:hAnsi="Arial" w:cs="Arial"/>
          <w:i w:val="0"/>
          <w:caps w:val="0"/>
          <w:color w:val="333333"/>
          <w:spacing w:val="0"/>
          <w:sz w:val="21"/>
          <w:szCs w:val="21"/>
          <w:shd w:val="clear" w:fill="FFFFFF"/>
        </w:rPr>
        <w:t>通过观察w*x+b</w:t>
      </w:r>
      <w:r>
        <w:rPr>
          <w:rStyle w:val="8"/>
          <w:rFonts w:hint="eastAsia" w:ascii="宋体" w:hAnsi="宋体" w:eastAsia="宋体" w:cs="宋体"/>
          <w:i w:val="0"/>
          <w:caps w:val="0"/>
          <w:color w:val="333333"/>
          <w:spacing w:val="0"/>
          <w:sz w:val="21"/>
          <w:szCs w:val="21"/>
          <w:shd w:val="clear" w:fill="FFFFFF"/>
        </w:rPr>
        <w:t>的符号与类标记</w:t>
      </w:r>
      <w:r>
        <w:rPr>
          <w:rStyle w:val="8"/>
          <w:rFonts w:hint="default" w:ascii="Helvetica" w:hAnsi="Helvetica" w:eastAsia="Helvetica" w:cs="Helvetica"/>
          <w:i w:val="0"/>
          <w:caps w:val="0"/>
          <w:color w:val="333333"/>
          <w:spacing w:val="0"/>
          <w:sz w:val="21"/>
          <w:szCs w:val="21"/>
          <w:shd w:val="clear" w:fill="FFFFFF"/>
        </w:rPr>
        <w:t>y</w:t>
      </w:r>
      <w:r>
        <w:rPr>
          <w:rStyle w:val="8"/>
          <w:rFonts w:hint="eastAsia" w:ascii="宋体" w:hAnsi="宋体" w:eastAsia="宋体" w:cs="宋体"/>
          <w:i w:val="0"/>
          <w:caps w:val="0"/>
          <w:color w:val="333333"/>
          <w:spacing w:val="0"/>
          <w:sz w:val="21"/>
          <w:szCs w:val="21"/>
          <w:shd w:val="clear" w:fill="FFFFFF"/>
        </w:rPr>
        <w:t>的符号是否一致</w:t>
      </w:r>
      <w:r>
        <w:rPr>
          <w:rStyle w:val="8"/>
          <w:rFonts w:hint="default" w:ascii="Arial" w:hAnsi="Arial" w:cs="Arial"/>
          <w:i w:val="0"/>
          <w:caps w:val="0"/>
          <w:color w:val="333333"/>
          <w:spacing w:val="0"/>
          <w:sz w:val="21"/>
          <w:szCs w:val="21"/>
          <w:shd w:val="clear" w:fill="FFFFFF"/>
        </w:rPr>
        <w:t>可判断分类是否正确</w:t>
      </w:r>
      <w:r>
        <w:rPr>
          <w:rFonts w:hint="default" w:ascii="Arial" w:hAnsi="Arial" w:cs="Arial"/>
          <w:b w:val="0"/>
          <w:i w:val="0"/>
          <w:caps w:val="0"/>
          <w:color w:val="333333"/>
          <w:spacing w:val="0"/>
          <w:sz w:val="21"/>
          <w:szCs w:val="21"/>
          <w:shd w:val="clear" w:fill="FFFFFF"/>
        </w:rPr>
        <w:t>，所以，可以用(y*(w*x+b))的正负性来判定或表示分类的正确性。于此，我们便引出了函数间隔（functional margin）的概念。</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定义函数间隔（用</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"http://img.blog.csdn.net/20140829135049264"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190500" cy="200025"/>
            <wp:effectExtent l="0" t="0" r="0" b="9525"/>
            <wp:docPr id="255" name="图片 39"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39" descr="IMG_294"/>
                    <pic:cNvPicPr>
                      <a:picLocks noChangeAspect="1"/>
                    </pic:cNvPicPr>
                  </pic:nvPicPr>
                  <pic:blipFill>
                    <a:blip r:embed="rId56" r:link="rId57"/>
                    <a:stretch>
                      <a:fillRect/>
                    </a:stretch>
                  </pic:blipFill>
                  <pic:spPr>
                    <a:xfrm>
                      <a:off x="0" y="0"/>
                      <a:ext cx="190500" cy="200025"/>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表示）为：</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Tahoma" w:hAnsi="Tahoma" w:eastAsia="Tahoma" w:cs="Tahoma"/>
          <w:b w:val="0"/>
          <w:i w:val="0"/>
          <w:caps w:val="0"/>
          <w:color w:val="333333"/>
          <w:spacing w:val="0"/>
          <w:sz w:val="21"/>
          <w:szCs w:val="21"/>
          <w:shd w:val="clear" w:fill="FFFFFF"/>
        </w:rPr>
        <w:t> </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ascii="MathJax_Main" w:hAnsi="MathJax_Main" w:eastAsia="MathJax_Main" w:cs="MathJax_Main"/>
          <w:b/>
          <w:i w:val="0"/>
          <w:caps w:val="0"/>
          <w:color w:val="333333"/>
          <w:spacing w:val="0"/>
          <w:sz w:val="28"/>
          <w:szCs w:val="28"/>
          <w:shd w:val="clear" w:fill="FFFFFF"/>
        </w:rPr>
        <w:fldChar w:fldCharType="begin"/>
      </w:r>
      <w:r>
        <w:rPr>
          <w:rFonts w:ascii="MathJax_Main" w:hAnsi="MathJax_Main" w:eastAsia="MathJax_Main" w:cs="MathJax_Main"/>
          <w:b/>
          <w:i w:val="0"/>
          <w:caps w:val="0"/>
          <w:color w:val="333333"/>
          <w:spacing w:val="0"/>
          <w:sz w:val="28"/>
          <w:szCs w:val="28"/>
          <w:shd w:val="clear" w:fill="FFFFFF"/>
        </w:rPr>
        <w:instrText xml:space="preserve">INCLUDEPICTURE \d "http://img.blog.csdn.net/20131107201248921" \* MERGEFORMATINET </w:instrText>
      </w:r>
      <w:r>
        <w:rPr>
          <w:rFonts w:ascii="MathJax_Main" w:hAnsi="MathJax_Main" w:eastAsia="MathJax_Main" w:cs="MathJax_Main"/>
          <w:b/>
          <w:i w:val="0"/>
          <w:caps w:val="0"/>
          <w:color w:val="333333"/>
          <w:spacing w:val="0"/>
          <w:sz w:val="28"/>
          <w:szCs w:val="28"/>
          <w:shd w:val="clear" w:fill="FFFFFF"/>
        </w:rPr>
        <w:fldChar w:fldCharType="separate"/>
      </w:r>
      <w:r>
        <w:rPr>
          <w:rFonts w:ascii="MathJax_Main" w:hAnsi="MathJax_Main" w:eastAsia="MathJax_Main" w:cs="MathJax_Main"/>
          <w:b/>
          <w:i w:val="0"/>
          <w:caps w:val="0"/>
          <w:color w:val="333333"/>
          <w:spacing w:val="0"/>
          <w:sz w:val="28"/>
          <w:szCs w:val="28"/>
          <w:shd w:val="clear" w:fill="FFFFFF"/>
        </w:rPr>
        <w:drawing>
          <wp:inline distT="0" distB="0" distL="114300" distR="114300">
            <wp:extent cx="1905000" cy="219075"/>
            <wp:effectExtent l="0" t="0" r="0" b="9525"/>
            <wp:docPr id="256" name="图片 40"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40" descr="IMG_295"/>
                    <pic:cNvPicPr>
                      <a:picLocks noChangeAspect="1"/>
                    </pic:cNvPicPr>
                  </pic:nvPicPr>
                  <pic:blipFill>
                    <a:blip r:embed="rId58" r:link="rId59"/>
                    <a:stretch>
                      <a:fillRect/>
                    </a:stretch>
                  </pic:blipFill>
                  <pic:spPr>
                    <a:xfrm>
                      <a:off x="0" y="0"/>
                      <a:ext cx="1905000" cy="219075"/>
                    </a:xfrm>
                    <a:prstGeom prst="rect">
                      <a:avLst/>
                    </a:prstGeom>
                    <a:noFill/>
                    <a:ln w="9525">
                      <a:noFill/>
                      <a:miter/>
                    </a:ln>
                  </pic:spPr>
                </pic:pic>
              </a:graphicData>
            </a:graphic>
          </wp:inline>
        </w:drawing>
      </w:r>
      <w:r>
        <w:rPr>
          <w:rFonts w:hint="default" w:ascii="MathJax_Main" w:hAnsi="MathJax_Main" w:eastAsia="MathJax_Main" w:cs="MathJax_Main"/>
          <w:b/>
          <w:i w:val="0"/>
          <w:caps w:val="0"/>
          <w:color w:val="333333"/>
          <w:spacing w:val="0"/>
          <w:sz w:val="28"/>
          <w:szCs w:val="28"/>
          <w:shd w:val="clear" w:fill="FFFFFF"/>
        </w:rPr>
        <w:fldChar w:fldCharType="end"/>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而超平面</w:t>
      </w:r>
      <w:r>
        <w:rPr>
          <w:rFonts w:hint="default" w:ascii="Times New Roman" w:hAnsi="Times New Roman" w:cs="Times New Roman"/>
          <w:b w:val="0"/>
          <w:i w:val="0"/>
          <w:caps w:val="0"/>
          <w:color w:val="333333"/>
          <w:spacing w:val="0"/>
          <w:sz w:val="21"/>
          <w:szCs w:val="21"/>
          <w:shd w:val="clear" w:fill="FFFFFF"/>
        </w:rPr>
        <w:t>(w</w:t>
      </w:r>
      <w:r>
        <w:rPr>
          <w:rFonts w:hint="eastAsia" w:ascii="宋体" w:hAnsi="宋体" w:eastAsia="宋体" w:cs="宋体"/>
          <w:b w:val="0"/>
          <w:i w:val="0"/>
          <w:caps w:val="0"/>
          <w:color w:val="333333"/>
          <w:spacing w:val="0"/>
          <w:sz w:val="21"/>
          <w:szCs w:val="21"/>
          <w:shd w:val="clear" w:fill="FFFFFF"/>
        </w:rPr>
        <w:t>，</w:t>
      </w:r>
      <w:r>
        <w:rPr>
          <w:rFonts w:hint="default" w:ascii="Times New Roman" w:hAnsi="Times New Roman" w:cs="Times New Roman"/>
          <w:b w:val="0"/>
          <w:i w:val="0"/>
          <w:caps w:val="0"/>
          <w:color w:val="333333"/>
          <w:spacing w:val="0"/>
          <w:sz w:val="21"/>
          <w:szCs w:val="21"/>
          <w:shd w:val="clear" w:fill="FFFFFF"/>
        </w:rPr>
        <w:t>b)</w:t>
      </w:r>
      <w:r>
        <w:rPr>
          <w:rFonts w:hint="eastAsia" w:ascii="宋体" w:hAnsi="宋体" w:eastAsia="宋体" w:cs="宋体"/>
          <w:b w:val="0"/>
          <w:i w:val="0"/>
          <w:caps w:val="0"/>
          <w:color w:val="333333"/>
          <w:spacing w:val="0"/>
          <w:sz w:val="21"/>
          <w:szCs w:val="21"/>
          <w:shd w:val="clear" w:fill="FFFFFF"/>
        </w:rPr>
        <w:t>关于</w:t>
      </w:r>
      <w:r>
        <w:rPr>
          <w:rFonts w:hint="default" w:ascii="Times New Roman" w:hAnsi="Times New Roman" w:cs="Times New Roman"/>
          <w:b w:val="0"/>
          <w:i w:val="0"/>
          <w:caps w:val="0"/>
          <w:color w:val="333333"/>
          <w:spacing w:val="0"/>
          <w:sz w:val="21"/>
          <w:szCs w:val="21"/>
          <w:shd w:val="clear" w:fill="FFFFFF"/>
        </w:rPr>
        <w:t>T</w:t>
      </w:r>
      <w:r>
        <w:rPr>
          <w:rFonts w:hint="eastAsia" w:ascii="宋体" w:hAnsi="宋体" w:eastAsia="宋体" w:cs="宋体"/>
          <w:b w:val="0"/>
          <w:i w:val="0"/>
          <w:caps w:val="0"/>
          <w:color w:val="333333"/>
          <w:spacing w:val="0"/>
          <w:sz w:val="21"/>
          <w:szCs w:val="21"/>
          <w:shd w:val="clear" w:fill="FFFFFF"/>
        </w:rPr>
        <w:t>中所有样本点</w:t>
      </w:r>
      <w:r>
        <w:rPr>
          <w:rFonts w:hint="default" w:ascii="Times New Roman" w:hAnsi="Times New Roman" w:cs="Times New Roman"/>
          <w:b w:val="0"/>
          <w:i w:val="0"/>
          <w:caps w:val="0"/>
          <w:color w:val="333333"/>
          <w:spacing w:val="0"/>
          <w:sz w:val="21"/>
          <w:szCs w:val="21"/>
          <w:shd w:val="clear" w:fill="FFFFFF"/>
        </w:rPr>
        <w:t>(xi</w:t>
      </w:r>
      <w:r>
        <w:rPr>
          <w:rFonts w:hint="eastAsia" w:ascii="宋体" w:hAnsi="宋体" w:eastAsia="宋体" w:cs="宋体"/>
          <w:b w:val="0"/>
          <w:i w:val="0"/>
          <w:caps w:val="0"/>
          <w:color w:val="333333"/>
          <w:spacing w:val="0"/>
          <w:sz w:val="21"/>
          <w:szCs w:val="21"/>
          <w:shd w:val="clear" w:fill="FFFFFF"/>
        </w:rPr>
        <w:t>，</w:t>
      </w:r>
      <w:r>
        <w:rPr>
          <w:rFonts w:hint="default" w:ascii="Times New Roman" w:hAnsi="Times New Roman" w:cs="Times New Roman"/>
          <w:b w:val="0"/>
          <w:i w:val="0"/>
          <w:caps w:val="0"/>
          <w:color w:val="333333"/>
          <w:spacing w:val="0"/>
          <w:sz w:val="21"/>
          <w:szCs w:val="21"/>
          <w:shd w:val="clear" w:fill="FFFFFF"/>
        </w:rPr>
        <w:t>yi)</w:t>
      </w:r>
      <w:r>
        <w:rPr>
          <w:rFonts w:hint="eastAsia" w:ascii="宋体" w:hAnsi="宋体" w:eastAsia="宋体" w:cs="宋体"/>
          <w:b w:val="0"/>
          <w:i w:val="0"/>
          <w:caps w:val="0"/>
          <w:color w:val="333333"/>
          <w:spacing w:val="0"/>
          <w:sz w:val="21"/>
          <w:szCs w:val="21"/>
          <w:shd w:val="clear" w:fill="FFFFFF"/>
        </w:rPr>
        <w:t>的函数间隔最小值</w:t>
      </w:r>
      <w:r>
        <w:rPr>
          <w:rFonts w:hint="default" w:ascii="Arial" w:hAnsi="Arial" w:cs="Arial"/>
          <w:b w:val="0"/>
          <w:i w:val="0"/>
          <w:caps w:val="0"/>
          <w:color w:val="333333"/>
          <w:spacing w:val="0"/>
          <w:sz w:val="21"/>
          <w:szCs w:val="21"/>
          <w:shd w:val="clear" w:fill="FFFFFF"/>
        </w:rPr>
        <w:t>（其中，</w:t>
      </w:r>
      <w:r>
        <w:rPr>
          <w:rFonts w:hint="default" w:ascii="Times New Roman" w:hAnsi="Times New Roman" w:cs="Times New Roman"/>
          <w:b w:val="0"/>
          <w:i w:val="0"/>
          <w:caps w:val="0"/>
          <w:color w:val="333333"/>
          <w:spacing w:val="0"/>
          <w:sz w:val="21"/>
          <w:szCs w:val="21"/>
          <w:shd w:val="clear" w:fill="FFFFFF"/>
        </w:rPr>
        <w:t>x</w:t>
      </w:r>
      <w:r>
        <w:rPr>
          <w:rFonts w:hint="eastAsia" w:ascii="宋体" w:hAnsi="宋体" w:eastAsia="宋体" w:cs="宋体"/>
          <w:b w:val="0"/>
          <w:i w:val="0"/>
          <w:caps w:val="0"/>
          <w:color w:val="333333"/>
          <w:spacing w:val="0"/>
          <w:sz w:val="21"/>
          <w:szCs w:val="21"/>
          <w:shd w:val="clear" w:fill="FFFFFF"/>
        </w:rPr>
        <w:t>是特征，</w:t>
      </w:r>
      <w:r>
        <w:rPr>
          <w:rFonts w:hint="default" w:ascii="Times New Roman" w:hAnsi="Times New Roman" w:cs="Times New Roman"/>
          <w:b w:val="0"/>
          <w:i w:val="0"/>
          <w:caps w:val="0"/>
          <w:color w:val="333333"/>
          <w:spacing w:val="0"/>
          <w:sz w:val="21"/>
          <w:szCs w:val="21"/>
          <w:shd w:val="clear" w:fill="FFFFFF"/>
        </w:rPr>
        <w:t>y</w:t>
      </w:r>
      <w:r>
        <w:rPr>
          <w:rFonts w:hint="eastAsia" w:ascii="宋体" w:hAnsi="宋体" w:eastAsia="宋体" w:cs="宋体"/>
          <w:b w:val="0"/>
          <w:i w:val="0"/>
          <w:caps w:val="0"/>
          <w:color w:val="333333"/>
          <w:spacing w:val="0"/>
          <w:sz w:val="21"/>
          <w:szCs w:val="21"/>
          <w:shd w:val="clear" w:fill="FFFFFF"/>
        </w:rPr>
        <w:t>是结果标签，</w:t>
      </w:r>
      <w:r>
        <w:rPr>
          <w:rFonts w:hint="default" w:ascii="Times New Roman" w:hAnsi="Times New Roman" w:cs="Times New Roman"/>
          <w:b w:val="0"/>
          <w:i w:val="0"/>
          <w:caps w:val="0"/>
          <w:color w:val="333333"/>
          <w:spacing w:val="0"/>
          <w:sz w:val="21"/>
          <w:szCs w:val="21"/>
          <w:shd w:val="clear" w:fill="FFFFFF"/>
        </w:rPr>
        <w:t>i</w:t>
      </w:r>
      <w:r>
        <w:rPr>
          <w:rFonts w:hint="eastAsia" w:ascii="宋体" w:hAnsi="宋体" w:eastAsia="宋体" w:cs="宋体"/>
          <w:b w:val="0"/>
          <w:i w:val="0"/>
          <w:caps w:val="0"/>
          <w:color w:val="333333"/>
          <w:spacing w:val="0"/>
          <w:sz w:val="21"/>
          <w:szCs w:val="21"/>
          <w:shd w:val="clear" w:fill="FFFFFF"/>
        </w:rPr>
        <w:t>表示第</w:t>
      </w:r>
      <w:r>
        <w:rPr>
          <w:rFonts w:hint="default" w:ascii="Times New Roman" w:hAnsi="Times New Roman" w:cs="Times New Roman"/>
          <w:b w:val="0"/>
          <w:i w:val="0"/>
          <w:caps w:val="0"/>
          <w:color w:val="333333"/>
          <w:spacing w:val="0"/>
          <w:sz w:val="21"/>
          <w:szCs w:val="21"/>
          <w:shd w:val="clear" w:fill="FFFFFF"/>
        </w:rPr>
        <w:t>i</w:t>
      </w:r>
      <w:r>
        <w:rPr>
          <w:rFonts w:hint="eastAsia" w:ascii="宋体" w:hAnsi="宋体" w:eastAsia="宋体" w:cs="宋体"/>
          <w:b w:val="0"/>
          <w:i w:val="0"/>
          <w:caps w:val="0"/>
          <w:color w:val="333333"/>
          <w:spacing w:val="0"/>
          <w:sz w:val="21"/>
          <w:szCs w:val="21"/>
          <w:shd w:val="clear" w:fill="FFFFFF"/>
        </w:rPr>
        <w:t>个样本</w:t>
      </w:r>
      <w:r>
        <w:rPr>
          <w:rFonts w:hint="default" w:ascii="Arial" w:hAnsi="Arial" w:cs="Arial"/>
          <w:b w:val="0"/>
          <w:i w:val="0"/>
          <w:caps w:val="0"/>
          <w:color w:val="333333"/>
          <w:spacing w:val="0"/>
          <w:sz w:val="21"/>
          <w:szCs w:val="21"/>
          <w:shd w:val="clear" w:fill="FFFFFF"/>
        </w:rPr>
        <w:t>），便为超平面(w, b)关于训练数据集</w:t>
      </w:r>
      <w:r>
        <w:rPr>
          <w:rFonts w:hint="default" w:ascii="Times New Roman" w:hAnsi="Times New Roman" w:cs="Times New Roman"/>
          <w:b w:val="0"/>
          <w:i w:val="0"/>
          <w:caps w:val="0"/>
          <w:color w:val="333333"/>
          <w:spacing w:val="0"/>
          <w:sz w:val="21"/>
          <w:szCs w:val="21"/>
          <w:shd w:val="clear" w:fill="FFFFFF"/>
        </w:rPr>
        <w:t>T</w:t>
      </w:r>
      <w:r>
        <w:rPr>
          <w:rFonts w:hint="eastAsia" w:ascii="宋体" w:hAnsi="宋体" w:eastAsia="宋体" w:cs="宋体"/>
          <w:b w:val="0"/>
          <w:i w:val="0"/>
          <w:caps w:val="0"/>
          <w:color w:val="333333"/>
          <w:spacing w:val="0"/>
          <w:sz w:val="21"/>
          <w:szCs w:val="21"/>
          <w:shd w:val="clear" w:fill="FFFFFF"/>
        </w:rPr>
        <w:t>的函数间隔</w:t>
      </w:r>
      <w:r>
        <w:rPr>
          <w:rFonts w:hint="default" w:ascii="Arial" w:hAnsi="Arial" w:cs="Arial"/>
          <w:b w:val="0"/>
          <w:i w:val="0"/>
          <w:caps w:val="0"/>
          <w:color w:val="333333"/>
          <w:spacing w:val="0"/>
          <w:sz w:val="21"/>
          <w:szCs w:val="21"/>
          <w:shd w:val="clear" w:fill="FFFFFF"/>
        </w:rPr>
        <w:t>：</w:t>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ind w:left="1440" w:right="1440"/>
        <w:jc w:val="left"/>
      </w:pPr>
      <w:r>
        <w:rPr>
          <w:rFonts w:ascii="MathJax_Math" w:hAnsi="MathJax_Math" w:eastAsia="MathJax_Math" w:cs="MathJax_Math"/>
          <w:b/>
          <w:i w:val="0"/>
          <w:caps w:val="0"/>
          <w:color w:val="333333"/>
          <w:spacing w:val="0"/>
          <w:sz w:val="28"/>
          <w:szCs w:val="28"/>
          <w:shd w:val="clear" w:fill="FFFFFF"/>
        </w:rPr>
        <w:t>  </w:t>
      </w:r>
      <w:r>
        <w:rPr>
          <w:rFonts w:hint="default" w:ascii="MathJax_Math" w:hAnsi="MathJax_Math" w:eastAsia="MathJax_Math" w:cs="MathJax_Math"/>
          <w:b/>
          <w:i w:val="0"/>
          <w:caps w:val="0"/>
          <w:color w:val="333333"/>
          <w:spacing w:val="0"/>
          <w:sz w:val="28"/>
          <w:szCs w:val="28"/>
          <w:shd w:val="clear" w:fill="FFFFFF"/>
        </w:rPr>
        <w:t xml:space="preserve">   </w:t>
      </w:r>
      <w:r>
        <w:rPr>
          <w:rFonts w:hint="default" w:ascii="Tahoma" w:hAnsi="Tahoma" w:eastAsia="Tahoma" w:cs="Tahoma"/>
          <w:b/>
          <w:i w:val="0"/>
          <w:caps w:val="0"/>
          <w:color w:val="333333"/>
          <w:spacing w:val="0"/>
          <w:sz w:val="21"/>
          <w:szCs w:val="21"/>
          <w:shd w:val="clear" w:fill="FFFFFF"/>
        </w:rPr>
        <w:fldChar w:fldCharType="begin"/>
      </w:r>
      <w:r>
        <w:rPr>
          <w:rFonts w:hint="default" w:ascii="Tahoma" w:hAnsi="Tahoma" w:eastAsia="Tahoma" w:cs="Tahoma"/>
          <w:b/>
          <w:i w:val="0"/>
          <w:caps w:val="0"/>
          <w:color w:val="333333"/>
          <w:spacing w:val="0"/>
          <w:sz w:val="21"/>
          <w:szCs w:val="21"/>
          <w:shd w:val="clear" w:fill="FFFFFF"/>
        </w:rPr>
        <w:instrText xml:space="preserve">INCLUDEPICTURE \d "http://img.blog.csdn.net/20131111154113734" \* MERGEFORMATINET </w:instrText>
      </w:r>
      <w:r>
        <w:rPr>
          <w:rFonts w:hint="default" w:ascii="Tahoma" w:hAnsi="Tahoma" w:eastAsia="Tahoma" w:cs="Tahoma"/>
          <w:b/>
          <w:i w:val="0"/>
          <w:caps w:val="0"/>
          <w:color w:val="333333"/>
          <w:spacing w:val="0"/>
          <w:sz w:val="21"/>
          <w:szCs w:val="21"/>
          <w:shd w:val="clear" w:fill="FFFFFF"/>
        </w:rPr>
        <w:fldChar w:fldCharType="separate"/>
      </w:r>
      <w:r>
        <w:rPr>
          <w:rFonts w:hint="default" w:ascii="Tahoma" w:hAnsi="Tahoma" w:eastAsia="Tahoma" w:cs="Tahoma"/>
          <w:b/>
          <w:i w:val="0"/>
          <w:caps w:val="0"/>
          <w:color w:val="333333"/>
          <w:spacing w:val="0"/>
          <w:sz w:val="21"/>
          <w:szCs w:val="21"/>
          <w:shd w:val="clear" w:fill="FFFFFF"/>
        </w:rPr>
        <w:drawing>
          <wp:inline distT="0" distB="0" distL="114300" distR="114300">
            <wp:extent cx="190500" cy="200025"/>
            <wp:effectExtent l="0" t="0" r="0" b="9525"/>
            <wp:docPr id="15" name="图片 41"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1" descr="IMG_296"/>
                    <pic:cNvPicPr>
                      <a:picLocks noChangeAspect="1"/>
                    </pic:cNvPicPr>
                  </pic:nvPicPr>
                  <pic:blipFill>
                    <a:blip r:embed="rId54" r:link="rId55"/>
                    <a:stretch>
                      <a:fillRect/>
                    </a:stretch>
                  </pic:blipFill>
                  <pic:spPr>
                    <a:xfrm>
                      <a:off x="0" y="0"/>
                      <a:ext cx="190500" cy="200025"/>
                    </a:xfrm>
                    <a:prstGeom prst="rect">
                      <a:avLst/>
                    </a:prstGeom>
                    <a:noFill/>
                    <a:ln w="9525">
                      <a:noFill/>
                      <a:miter/>
                    </a:ln>
                  </pic:spPr>
                </pic:pic>
              </a:graphicData>
            </a:graphic>
          </wp:inline>
        </w:drawing>
      </w:r>
      <w:r>
        <w:rPr>
          <w:rFonts w:hint="default" w:ascii="Tahoma" w:hAnsi="Tahoma" w:eastAsia="Tahoma" w:cs="Tahoma"/>
          <w:b/>
          <w:i w:val="0"/>
          <w:caps w:val="0"/>
          <w:color w:val="333333"/>
          <w:spacing w:val="0"/>
          <w:sz w:val="21"/>
          <w:szCs w:val="21"/>
          <w:shd w:val="clear" w:fill="FFFFFF"/>
        </w:rPr>
        <w:fldChar w:fldCharType="end"/>
      </w:r>
      <w:r>
        <w:rPr>
          <w:rFonts w:hint="default" w:ascii="MathJax_Math" w:hAnsi="MathJax_Math" w:eastAsia="MathJax_Math" w:cs="MathJax_Math"/>
          <w:b/>
          <w:i w:val="0"/>
          <w:caps w:val="0"/>
          <w:color w:val="333333"/>
          <w:spacing w:val="0"/>
          <w:sz w:val="28"/>
          <w:szCs w:val="28"/>
          <w:shd w:val="clear" w:fill="FFFFFF"/>
        </w:rPr>
        <w:t>= </w:t>
      </w:r>
      <w:r>
        <w:rPr>
          <w:rStyle w:val="8"/>
          <w:rFonts w:hint="default" w:ascii="MathJax_Main" w:hAnsi="MathJax_Main" w:eastAsia="MathJax_Main" w:cs="MathJax_Main"/>
          <w:i w:val="0"/>
          <w:caps w:val="0"/>
          <w:color w:val="333333"/>
          <w:spacing w:val="0"/>
          <w:sz w:val="28"/>
          <w:szCs w:val="28"/>
          <w:shd w:val="clear" w:fill="FFFFFF"/>
        </w:rPr>
        <w:t>min</w:t>
      </w:r>
      <w:r>
        <w:rPr>
          <w:rStyle w:val="8"/>
          <w:rFonts w:hint="default" w:ascii="Tahoma" w:hAnsi="Tahoma" w:eastAsia="Tahoma" w:cs="Tahoma"/>
          <w:b/>
          <w:i w:val="0"/>
          <w:caps w:val="0"/>
          <w:color w:val="333333"/>
          <w:spacing w:val="0"/>
          <w:sz w:val="21"/>
          <w:szCs w:val="21"/>
          <w:shd w:val="clear" w:fill="FFFFFF"/>
        </w:rPr>
        <w:fldChar w:fldCharType="begin"/>
      </w:r>
      <w:r>
        <w:rPr>
          <w:rStyle w:val="8"/>
          <w:rFonts w:hint="default" w:ascii="Tahoma" w:hAnsi="Tahoma" w:eastAsia="Tahoma" w:cs="Tahoma"/>
          <w:b/>
          <w:i w:val="0"/>
          <w:caps w:val="0"/>
          <w:color w:val="333333"/>
          <w:spacing w:val="0"/>
          <w:sz w:val="21"/>
          <w:szCs w:val="21"/>
          <w:shd w:val="clear" w:fill="FFFFFF"/>
        </w:rPr>
        <w:instrText xml:space="preserve">INCLUDEPICTURE \d "http://img.blog.csdn.net/20131111154113734" \* MERGEFORMATINET </w:instrText>
      </w:r>
      <w:r>
        <w:rPr>
          <w:rStyle w:val="8"/>
          <w:rFonts w:hint="default" w:ascii="Tahoma" w:hAnsi="Tahoma" w:eastAsia="Tahoma" w:cs="Tahoma"/>
          <w:b/>
          <w:i w:val="0"/>
          <w:caps w:val="0"/>
          <w:color w:val="333333"/>
          <w:spacing w:val="0"/>
          <w:sz w:val="21"/>
          <w:szCs w:val="21"/>
          <w:shd w:val="clear" w:fill="FFFFFF"/>
        </w:rPr>
        <w:fldChar w:fldCharType="separate"/>
      </w:r>
      <w:r>
        <w:rPr>
          <w:rStyle w:val="8"/>
          <w:rFonts w:hint="default" w:ascii="Tahoma" w:hAnsi="Tahoma" w:eastAsia="Tahoma" w:cs="Tahoma"/>
          <w:b/>
          <w:i w:val="0"/>
          <w:caps w:val="0"/>
          <w:color w:val="333333"/>
          <w:spacing w:val="0"/>
          <w:sz w:val="21"/>
          <w:szCs w:val="21"/>
          <w:shd w:val="clear" w:fill="FFFFFF"/>
        </w:rPr>
        <w:drawing>
          <wp:inline distT="0" distB="0" distL="114300" distR="114300">
            <wp:extent cx="190500" cy="200025"/>
            <wp:effectExtent l="0" t="0" r="0" b="9525"/>
            <wp:docPr id="24" name="图片 42"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2" descr="IMG_297"/>
                    <pic:cNvPicPr>
                      <a:picLocks noChangeAspect="1"/>
                    </pic:cNvPicPr>
                  </pic:nvPicPr>
                  <pic:blipFill>
                    <a:blip r:embed="rId54" r:link="rId55"/>
                    <a:stretch>
                      <a:fillRect/>
                    </a:stretch>
                  </pic:blipFill>
                  <pic:spPr>
                    <a:xfrm>
                      <a:off x="0" y="0"/>
                      <a:ext cx="190500" cy="200025"/>
                    </a:xfrm>
                    <a:prstGeom prst="rect">
                      <a:avLst/>
                    </a:prstGeom>
                    <a:noFill/>
                    <a:ln w="9525">
                      <a:noFill/>
                      <a:miter/>
                    </a:ln>
                  </pic:spPr>
                </pic:pic>
              </a:graphicData>
            </a:graphic>
          </wp:inline>
        </w:drawing>
      </w:r>
      <w:r>
        <w:rPr>
          <w:rStyle w:val="8"/>
          <w:rFonts w:hint="default" w:ascii="Tahoma" w:hAnsi="Tahoma" w:eastAsia="Tahoma" w:cs="Tahoma"/>
          <w:b/>
          <w:i w:val="0"/>
          <w:caps w:val="0"/>
          <w:color w:val="333333"/>
          <w:spacing w:val="0"/>
          <w:sz w:val="21"/>
          <w:szCs w:val="21"/>
          <w:shd w:val="clear" w:fill="FFFFFF"/>
        </w:rPr>
        <w:fldChar w:fldCharType="end"/>
      </w:r>
      <w:r>
        <w:rPr>
          <w:rFonts w:hint="default" w:ascii="MathJax_Main" w:hAnsi="MathJax_Main" w:eastAsia="MathJax_Main" w:cs="MathJax_Main"/>
          <w:b/>
          <w:i w:val="0"/>
          <w:caps w:val="0"/>
          <w:color w:val="333333"/>
          <w:spacing w:val="0"/>
          <w:sz w:val="18"/>
          <w:szCs w:val="18"/>
          <w:shd w:val="clear" w:fill="FFFFFF"/>
        </w:rPr>
        <w:t>i  (i=1，...n)</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但这样定义的函数间隔有问题，即如果成比例的改变</w:t>
      </w:r>
      <w:r>
        <w:rPr>
          <w:rFonts w:hint="default" w:ascii="Times New Roman" w:hAnsi="Times New Roman" w:cs="Times New Roman"/>
          <w:b w:val="0"/>
          <w:i w:val="0"/>
          <w:caps w:val="0"/>
          <w:color w:val="333333"/>
          <w:spacing w:val="0"/>
          <w:sz w:val="21"/>
          <w:szCs w:val="21"/>
          <w:shd w:val="clear" w:fill="FFFFFF"/>
        </w:rPr>
        <w:t>w</w:t>
      </w:r>
      <w:r>
        <w:rPr>
          <w:rFonts w:hint="eastAsia" w:ascii="宋体" w:hAnsi="宋体" w:eastAsia="宋体" w:cs="宋体"/>
          <w:b w:val="0"/>
          <w:i w:val="0"/>
          <w:caps w:val="0"/>
          <w:color w:val="333333"/>
          <w:spacing w:val="0"/>
          <w:sz w:val="21"/>
          <w:szCs w:val="21"/>
          <w:shd w:val="clear" w:fill="FFFFFF"/>
        </w:rPr>
        <w:t>和</w:t>
      </w:r>
      <w:r>
        <w:rPr>
          <w:rFonts w:hint="default" w:ascii="Times New Roman" w:hAnsi="Times New Roman" w:cs="Times New Roman"/>
          <w:b w:val="0"/>
          <w:i w:val="0"/>
          <w:caps w:val="0"/>
          <w:color w:val="333333"/>
          <w:spacing w:val="0"/>
          <w:sz w:val="21"/>
          <w:szCs w:val="21"/>
          <w:shd w:val="clear" w:fill="FFFFFF"/>
        </w:rPr>
        <w:t>b</w:t>
      </w:r>
      <w:r>
        <w:rPr>
          <w:rFonts w:hint="default" w:ascii="Arial" w:hAnsi="Arial" w:cs="Arial"/>
          <w:b w:val="0"/>
          <w:i w:val="0"/>
          <w:caps w:val="0"/>
          <w:color w:val="333333"/>
          <w:spacing w:val="0"/>
          <w:sz w:val="21"/>
          <w:szCs w:val="21"/>
          <w:shd w:val="clear" w:fill="FFFFFF"/>
        </w:rPr>
        <w:t>（如将它们改成2w</w:t>
      </w:r>
      <w:r>
        <w:rPr>
          <w:rFonts w:hint="eastAsia" w:ascii="宋体" w:hAnsi="宋体" w:eastAsia="宋体" w:cs="宋体"/>
          <w:b w:val="0"/>
          <w:i w:val="0"/>
          <w:caps w:val="0"/>
          <w:color w:val="333333"/>
          <w:spacing w:val="0"/>
          <w:sz w:val="21"/>
          <w:szCs w:val="21"/>
          <w:shd w:val="clear" w:fill="FFFFFF"/>
        </w:rPr>
        <w:t>和</w:t>
      </w:r>
      <w:r>
        <w:rPr>
          <w:rFonts w:hint="default" w:ascii="Times New Roman" w:hAnsi="Times New Roman" w:cs="Times New Roman"/>
          <w:b w:val="0"/>
          <w:i w:val="0"/>
          <w:caps w:val="0"/>
          <w:color w:val="333333"/>
          <w:spacing w:val="0"/>
          <w:sz w:val="21"/>
          <w:szCs w:val="21"/>
          <w:shd w:val="clear" w:fill="FFFFFF"/>
        </w:rPr>
        <w:t>2b</w:t>
      </w:r>
      <w:r>
        <w:rPr>
          <w:rFonts w:hint="default" w:ascii="Arial" w:hAnsi="Arial" w:cs="Arial"/>
          <w:b w:val="0"/>
          <w:i w:val="0"/>
          <w:caps w:val="0"/>
          <w:color w:val="333333"/>
          <w:spacing w:val="0"/>
          <w:sz w:val="21"/>
          <w:szCs w:val="21"/>
          <w:shd w:val="clear" w:fill="FFFFFF"/>
        </w:rPr>
        <w:t>），则函数间隔的值</w:t>
      </w:r>
      <w:r>
        <w:rPr>
          <w:rFonts w:hint="default" w:ascii="Times New Roman" w:hAnsi="Times New Roman" w:cs="Times New Roman"/>
          <w:b w:val="0"/>
          <w:i w:val="0"/>
          <w:caps w:val="0"/>
          <w:color w:val="333333"/>
          <w:spacing w:val="0"/>
          <w:sz w:val="21"/>
          <w:szCs w:val="21"/>
          <w:shd w:val="clear" w:fill="FFFFFF"/>
        </w:rPr>
        <w:t>f(x)</w:t>
      </w:r>
      <w:r>
        <w:rPr>
          <w:rFonts w:hint="eastAsia" w:ascii="宋体" w:hAnsi="宋体" w:eastAsia="宋体" w:cs="宋体"/>
          <w:b w:val="0"/>
          <w:i w:val="0"/>
          <w:caps w:val="0"/>
          <w:color w:val="333333"/>
          <w:spacing w:val="0"/>
          <w:sz w:val="21"/>
          <w:szCs w:val="21"/>
          <w:shd w:val="clear" w:fill="FFFFFF"/>
        </w:rPr>
        <w:t>却变成了原来的</w:t>
      </w:r>
      <w:r>
        <w:rPr>
          <w:rFonts w:hint="default" w:ascii="Times New Roman" w:hAnsi="Times New Roman" w:cs="Times New Roman"/>
          <w:b w:val="0"/>
          <w:i w:val="0"/>
          <w:caps w:val="0"/>
          <w:color w:val="333333"/>
          <w:spacing w:val="0"/>
          <w:sz w:val="21"/>
          <w:szCs w:val="21"/>
          <w:shd w:val="clear" w:fill="FFFFFF"/>
        </w:rPr>
        <w:t>2</w:t>
      </w:r>
      <w:r>
        <w:rPr>
          <w:rFonts w:hint="eastAsia" w:ascii="宋体" w:hAnsi="宋体" w:eastAsia="宋体" w:cs="宋体"/>
          <w:b w:val="0"/>
          <w:i w:val="0"/>
          <w:caps w:val="0"/>
          <w:color w:val="333333"/>
          <w:spacing w:val="0"/>
          <w:sz w:val="21"/>
          <w:szCs w:val="21"/>
          <w:shd w:val="clear" w:fill="FFFFFF"/>
        </w:rPr>
        <w:t>倍</w:t>
      </w:r>
      <w:r>
        <w:rPr>
          <w:rFonts w:hint="default" w:ascii="Arial" w:hAnsi="Arial" w:cs="Arial"/>
          <w:b w:val="0"/>
          <w:i w:val="0"/>
          <w:caps w:val="0"/>
          <w:color w:val="333333"/>
          <w:spacing w:val="0"/>
          <w:sz w:val="21"/>
          <w:szCs w:val="21"/>
          <w:shd w:val="clear" w:fill="FFFFFF"/>
        </w:rPr>
        <w:t>（虽然此时超平面没有改变），所以只有函数间隔还远远不够。</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事实上，我们可以对法向量</w:t>
      </w:r>
      <w:r>
        <w:rPr>
          <w:rFonts w:hint="default" w:ascii="Calibri" w:hAnsi="Calibri" w:cs="Calibri"/>
          <w:b w:val="0"/>
          <w:i w:val="0"/>
          <w:caps w:val="0"/>
          <w:color w:val="333333"/>
          <w:spacing w:val="0"/>
          <w:sz w:val="21"/>
          <w:szCs w:val="21"/>
          <w:shd w:val="clear" w:fill="FFFFFF"/>
        </w:rPr>
        <w:t>w</w:t>
      </w:r>
      <w:r>
        <w:rPr>
          <w:rFonts w:hint="eastAsia" w:ascii="宋体" w:hAnsi="宋体" w:eastAsia="宋体" w:cs="宋体"/>
          <w:b w:val="0"/>
          <w:i w:val="0"/>
          <w:caps w:val="0"/>
          <w:color w:val="333333"/>
          <w:spacing w:val="0"/>
          <w:sz w:val="21"/>
          <w:szCs w:val="21"/>
          <w:shd w:val="clear" w:fill="FFFFFF"/>
        </w:rPr>
        <w:t>加些约束条件，</w:t>
      </w:r>
      <w:r>
        <w:rPr>
          <w:rFonts w:hint="default" w:ascii="Arial" w:hAnsi="Arial" w:cs="Arial"/>
          <w:b w:val="0"/>
          <w:i w:val="0"/>
          <w:caps w:val="0"/>
          <w:color w:val="333333"/>
          <w:spacing w:val="0"/>
          <w:sz w:val="21"/>
          <w:szCs w:val="21"/>
          <w:shd w:val="clear" w:fill="FFFFFF"/>
        </w:rPr>
        <w:t>从而引出真正定义点到超平面的距离</w:t>
      </w:r>
      <w:r>
        <w:rPr>
          <w:rFonts w:hint="default" w:ascii="Calibri" w:hAnsi="Calibri" w:cs="Calibri"/>
          <w:b w:val="0"/>
          <w:i w:val="0"/>
          <w:caps w:val="0"/>
          <w:color w:val="333333"/>
          <w:spacing w:val="0"/>
          <w:sz w:val="21"/>
          <w:szCs w:val="21"/>
          <w:shd w:val="clear" w:fill="FFFFFF"/>
        </w:rPr>
        <w:t>--</w:t>
      </w:r>
      <w:r>
        <w:rPr>
          <w:rFonts w:hint="eastAsia" w:ascii="宋体" w:hAnsi="宋体" w:eastAsia="宋体" w:cs="宋体"/>
          <w:b w:val="0"/>
          <w:i w:val="0"/>
          <w:caps w:val="0"/>
          <w:color w:val="333333"/>
          <w:spacing w:val="0"/>
          <w:sz w:val="21"/>
          <w:szCs w:val="21"/>
          <w:shd w:val="clear" w:fill="FFFFFF"/>
        </w:rPr>
        <w:t>几何</w:t>
      </w:r>
      <w:r>
        <w:rPr>
          <w:rFonts w:hint="default" w:ascii="Arial" w:hAnsi="Arial" w:cs="Arial"/>
          <w:b w:val="0"/>
          <w:i w:val="0"/>
          <w:caps w:val="0"/>
          <w:color w:val="333333"/>
          <w:spacing w:val="0"/>
          <w:sz w:val="21"/>
          <w:szCs w:val="21"/>
          <w:shd w:val="clear" w:fill="FFFFFF"/>
        </w:rPr>
        <w:t>间隔（geometrical margin）的概念。</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假定对于一个点 </w:t>
      </w:r>
      <w:r>
        <w:rPr>
          <w:rFonts w:hint="default" w:ascii="Times New Roman" w:hAnsi="Times New Roman" w:cs="Times New Roman"/>
          <w:b w:val="0"/>
          <w:i w:val="0"/>
          <w:caps w:val="0"/>
          <w:color w:val="333333"/>
          <w:spacing w:val="0"/>
          <w:sz w:val="21"/>
          <w:szCs w:val="21"/>
          <w:shd w:val="clear" w:fill="FFFFFF"/>
        </w:rPr>
        <w:t>x </w:t>
      </w:r>
      <w:r>
        <w:rPr>
          <w:rFonts w:hint="eastAsia" w:ascii="宋体" w:hAnsi="宋体" w:eastAsia="宋体" w:cs="宋体"/>
          <w:b w:val="0"/>
          <w:i w:val="0"/>
          <w:caps w:val="0"/>
          <w:color w:val="333333"/>
          <w:spacing w:val="0"/>
          <w:sz w:val="21"/>
          <w:szCs w:val="21"/>
          <w:shd w:val="clear" w:fill="FFFFFF"/>
        </w:rPr>
        <w:t>，令其垂直投影到超平面上的对应</w:t>
      </w:r>
      <w:r>
        <w:rPr>
          <w:rFonts w:hint="default" w:ascii="Arial" w:hAnsi="Arial" w:cs="Arial"/>
          <w:b w:val="0"/>
          <w:i w:val="0"/>
          <w:caps w:val="0"/>
          <w:color w:val="333333"/>
          <w:spacing w:val="0"/>
          <w:sz w:val="21"/>
          <w:szCs w:val="21"/>
          <w:shd w:val="clear" w:fill="FFFFFF"/>
        </w:rPr>
        <w:t>点为 </w:t>
      </w:r>
      <w:r>
        <w:rPr>
          <w:rFonts w:hint="default" w:ascii="Times New Roman" w:hAnsi="Times New Roman" w:cs="Times New Roman"/>
          <w:b w:val="0"/>
          <w:i w:val="0"/>
          <w:caps w:val="0"/>
          <w:color w:val="333333"/>
          <w:spacing w:val="0"/>
          <w:sz w:val="21"/>
          <w:szCs w:val="21"/>
          <w:shd w:val="clear" w:fill="FFFFFF"/>
        </w:rPr>
        <w:t>x0 </w:t>
      </w:r>
      <w:r>
        <w:rPr>
          <w:rFonts w:hint="eastAsia" w:ascii="宋体" w:hAnsi="宋体" w:eastAsia="宋体" w:cs="宋体"/>
          <w:b w:val="0"/>
          <w:i w:val="0"/>
          <w:caps w:val="0"/>
          <w:color w:val="333333"/>
          <w:spacing w:val="0"/>
          <w:sz w:val="21"/>
          <w:szCs w:val="21"/>
          <w:shd w:val="clear" w:fill="FFFFFF"/>
        </w:rPr>
        <w:t>，</w:t>
      </w:r>
      <w:r>
        <w:rPr>
          <w:rFonts w:hint="default" w:ascii="Times New Roman" w:hAnsi="Times New Roman" w:cs="Times New Roman"/>
          <w:b w:val="0"/>
          <w:i w:val="0"/>
          <w:caps w:val="0"/>
          <w:color w:val="333333"/>
          <w:spacing w:val="0"/>
          <w:sz w:val="21"/>
          <w:szCs w:val="21"/>
          <w:shd w:val="clear" w:fill="FFFFFF"/>
        </w:rPr>
        <w:t>w </w:t>
      </w:r>
      <w:r>
        <w:rPr>
          <w:rFonts w:hint="eastAsia" w:ascii="宋体" w:hAnsi="宋体" w:eastAsia="宋体" w:cs="宋体"/>
          <w:b w:val="0"/>
          <w:i w:val="0"/>
          <w:caps w:val="0"/>
          <w:color w:val="333333"/>
          <w:spacing w:val="0"/>
          <w:sz w:val="21"/>
          <w:szCs w:val="21"/>
          <w:shd w:val="clear" w:fill="FFFFFF"/>
        </w:rPr>
        <w:t>是垂直于超平面的一个向量，</w:t>
      </w: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"http://img.blog.csdn.net/20140829135315499"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161925" cy="190500"/>
            <wp:effectExtent l="0" t="0" r="9525" b="0"/>
            <wp:docPr id="19" name="图片 43"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3" descr="IMG_298"/>
                    <pic:cNvPicPr>
                      <a:picLocks noChangeAspect="1"/>
                    </pic:cNvPicPr>
                  </pic:nvPicPr>
                  <pic:blipFill>
                    <a:blip r:embed="rId60" r:link="rId61"/>
                    <a:stretch>
                      <a:fillRect/>
                    </a:stretch>
                  </pic:blipFill>
                  <pic:spPr>
                    <a:xfrm>
                      <a:off x="0" y="0"/>
                      <a:ext cx="161925" cy="1905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为样本</w:t>
      </w:r>
      <w:r>
        <w:rPr>
          <w:rFonts w:hint="default" w:ascii="Times New Roman" w:hAnsi="Times New Roman" w:cs="Times New Roman"/>
          <w:b w:val="0"/>
          <w:i w:val="0"/>
          <w:caps w:val="0"/>
          <w:color w:val="333333"/>
          <w:spacing w:val="0"/>
          <w:sz w:val="21"/>
          <w:szCs w:val="21"/>
          <w:shd w:val="clear" w:fill="FFFFFF"/>
        </w:rPr>
        <w:t>x</w:t>
      </w:r>
      <w:r>
        <w:rPr>
          <w:rFonts w:hint="eastAsia" w:ascii="宋体" w:hAnsi="宋体" w:eastAsia="宋体" w:cs="宋体"/>
          <w:b w:val="0"/>
          <w:i w:val="0"/>
          <w:caps w:val="0"/>
          <w:color w:val="333333"/>
          <w:spacing w:val="0"/>
          <w:sz w:val="21"/>
          <w:szCs w:val="21"/>
          <w:shd w:val="clear" w:fill="FFFFFF"/>
        </w:rPr>
        <w:t>到超平面的距离，如下图所示：</w:t>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ind w:left="4326" w:right="4326"/>
        <w:jc w:val="left"/>
        <w:rPr>
          <w:rFonts w:hint="default" w:ascii="Tahoma" w:hAnsi="Tahoma" w:eastAsia="Tahoma" w:cs="Tahoma"/>
          <w:sz w:val="21"/>
          <w:szCs w:val="21"/>
        </w:rPr>
      </w:pPr>
      <w:bookmarkStart w:id="3" w:name="t6"/>
      <w:bookmarkEnd w:id="3"/>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"http://blog.pluskid.org/wp-content/uploads/2010/09/geometric_margin.png"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1428750" cy="1428750"/>
            <wp:effectExtent l="0" t="0" r="0" b="0"/>
            <wp:docPr id="49" name="图片 44"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4" descr="IMG_299"/>
                    <pic:cNvPicPr>
                      <a:picLocks noChangeAspect="1"/>
                    </pic:cNvPicPr>
                  </pic:nvPicPr>
                  <pic:blipFill>
                    <a:blip r:embed="rId62" r:link="rId63"/>
                    <a:stretch>
                      <a:fillRect/>
                    </a:stretch>
                  </pic:blipFill>
                  <pic:spPr>
                    <a:xfrm>
                      <a:off x="0" y="0"/>
                      <a:ext cx="1428750" cy="142875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p>
    <w:p>
      <w:pPr>
        <w:pStyle w:val="6"/>
        <w:keepNext w:val="0"/>
        <w:keepLines w:val="0"/>
        <w:widowControl/>
        <w:suppressLineNumbers w:val="0"/>
        <w:pBdr>
          <w:top w:val="none" w:color="auto" w:sz="0" w:space="0"/>
          <w:bottom w:val="none" w:color="auto" w:sz="0" w:space="0"/>
        </w:pBdr>
        <w:shd w:val="clear" w:fill="FFFFFF"/>
        <w:spacing w:before="210" w:beforeAutospacing="0" w:after="210" w:afterAutospacing="0" w:line="300" w:lineRule="atLeast"/>
        <w:ind w:left="0" w:firstLine="0"/>
        <w:jc w:val="left"/>
        <w:rPr>
          <w:rFonts w:hint="default" w:ascii="Tahoma" w:hAnsi="Tahoma" w:eastAsia="Tahoma" w:cs="Tahoma"/>
          <w:b w:val="0"/>
          <w:i w:val="0"/>
          <w:caps w:val="0"/>
          <w:color w:val="333333"/>
          <w:spacing w:val="0"/>
          <w:sz w:val="21"/>
          <w:szCs w:val="21"/>
        </w:rPr>
      </w:pPr>
      <w:r>
        <w:rPr>
          <w:rFonts w:hint="default" w:ascii="Tahoma" w:hAnsi="Tahoma" w:eastAsia="Tahoma" w:cs="Tahoma"/>
          <w:b w:val="0"/>
          <w:i w:val="0"/>
          <w:caps w:val="0"/>
          <w:color w:val="333333"/>
          <w:spacing w:val="0"/>
          <w:sz w:val="21"/>
          <w:szCs w:val="21"/>
          <w:shd w:val="clear" w:fill="FFFFFF"/>
        </w:rPr>
        <w:t>    根据高中平面几何知识，有</w:t>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ind w:left="4326" w:right="4326"/>
        <w:jc w:val="left"/>
        <w:rPr>
          <w:rFonts w:hint="default" w:ascii="Tahoma" w:hAnsi="Tahoma" w:eastAsia="Tahoma" w:cs="Tahoma"/>
          <w:sz w:val="21"/>
          <w:szCs w:val="21"/>
        </w:rPr>
      </w:pPr>
      <w:r>
        <w:rPr>
          <w:rFonts w:ascii="serif" w:hAnsi="serif" w:eastAsia="serif" w:cs="serif"/>
          <w:b w:val="0"/>
          <w:i w:val="0"/>
          <w:caps w:val="0"/>
          <w:color w:val="333333"/>
          <w:spacing w:val="0"/>
          <w:sz w:val="21"/>
          <w:szCs w:val="21"/>
          <w:shd w:val="clear" w:fill="FFFFFF"/>
        </w:rPr>
        <w:fldChar w:fldCharType="begin"/>
      </w:r>
      <w:r>
        <w:rPr>
          <w:rFonts w:ascii="serif" w:hAnsi="serif" w:eastAsia="serif" w:cs="serif"/>
          <w:b w:val="0"/>
          <w:i w:val="0"/>
          <w:caps w:val="0"/>
          <w:color w:val="333333"/>
          <w:spacing w:val="0"/>
          <w:sz w:val="21"/>
          <w:szCs w:val="21"/>
          <w:shd w:val="clear" w:fill="FFFFFF"/>
        </w:rPr>
        <w:instrText xml:space="preserve">INCLUDEPICTURE \d "http://img.blog.csdn.net/20131107201720515" \* MERGEFORMATINET </w:instrText>
      </w:r>
      <w:r>
        <w:rPr>
          <w:rFonts w:ascii="serif" w:hAnsi="serif" w:eastAsia="serif" w:cs="serif"/>
          <w:b w:val="0"/>
          <w:i w:val="0"/>
          <w:caps w:val="0"/>
          <w:color w:val="333333"/>
          <w:spacing w:val="0"/>
          <w:sz w:val="21"/>
          <w:szCs w:val="21"/>
          <w:shd w:val="clear" w:fill="FFFFFF"/>
        </w:rPr>
        <w:fldChar w:fldCharType="separate"/>
      </w:r>
      <w:r>
        <w:rPr>
          <w:rFonts w:ascii="serif" w:hAnsi="serif" w:eastAsia="serif" w:cs="serif"/>
          <w:b w:val="0"/>
          <w:i w:val="0"/>
          <w:caps w:val="0"/>
          <w:color w:val="333333"/>
          <w:spacing w:val="0"/>
          <w:sz w:val="21"/>
          <w:szCs w:val="21"/>
          <w:shd w:val="clear" w:fill="FFFFFF"/>
        </w:rPr>
        <w:drawing>
          <wp:inline distT="0" distB="0" distL="114300" distR="114300">
            <wp:extent cx="1447800" cy="447675"/>
            <wp:effectExtent l="0" t="0" r="0" b="9525"/>
            <wp:docPr id="61" name="图片 45"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5" descr="IMG_300"/>
                    <pic:cNvPicPr>
                      <a:picLocks noChangeAspect="1"/>
                    </pic:cNvPicPr>
                  </pic:nvPicPr>
                  <pic:blipFill>
                    <a:blip r:embed="rId64" r:link="rId65"/>
                    <a:stretch>
                      <a:fillRect/>
                    </a:stretch>
                  </pic:blipFill>
                  <pic:spPr>
                    <a:xfrm>
                      <a:off x="0" y="0"/>
                      <a:ext cx="1447800" cy="447675"/>
                    </a:xfrm>
                    <a:prstGeom prst="rect">
                      <a:avLst/>
                    </a:prstGeom>
                    <a:noFill/>
                    <a:ln w="9525">
                      <a:noFill/>
                      <a:miter/>
                    </a:ln>
                  </pic:spPr>
                </pic:pic>
              </a:graphicData>
            </a:graphic>
          </wp:inline>
        </w:drawing>
      </w:r>
      <w:r>
        <w:rPr>
          <w:rFonts w:hint="default" w:ascii="serif" w:hAnsi="serif" w:eastAsia="serif" w:cs="serif"/>
          <w:b w:val="0"/>
          <w:i w:val="0"/>
          <w:caps w:val="0"/>
          <w:color w:val="333333"/>
          <w:spacing w:val="0"/>
          <w:sz w:val="21"/>
          <w:szCs w:val="21"/>
          <w:shd w:val="clear" w:fill="FFFFFF"/>
        </w:rPr>
        <w:fldChar w:fldCharType="end"/>
      </w:r>
    </w:p>
    <w:p>
      <w:pPr>
        <w:pStyle w:val="6"/>
        <w:keepNext w:val="0"/>
        <w:keepLines w:val="0"/>
        <w:widowControl/>
        <w:suppressLineNumbers w:val="0"/>
        <w:pBdr>
          <w:top w:val="none" w:color="auto" w:sz="0" w:space="0"/>
          <w:bottom w:val="none" w:color="auto" w:sz="0" w:space="0"/>
        </w:pBdr>
        <w:shd w:val="clear" w:fill="FFFFFF"/>
        <w:spacing w:before="210" w:beforeAutospacing="0" w:after="210" w:afterAutospacing="0" w:line="300" w:lineRule="atLeast"/>
        <w:ind w:left="0" w:firstLine="0"/>
        <w:jc w:val="left"/>
        <w:rPr>
          <w:rFonts w:hint="default" w:ascii="Tahoma" w:hAnsi="Tahoma" w:eastAsia="Tahoma" w:cs="Tahoma"/>
          <w:b w:val="0"/>
          <w:i w:val="0"/>
          <w:caps w:val="0"/>
          <w:color w:val="333333"/>
          <w:spacing w:val="0"/>
          <w:sz w:val="21"/>
          <w:szCs w:val="21"/>
        </w:rPr>
      </w:pPr>
      <w:r>
        <w:rPr>
          <w:rFonts w:hint="default" w:ascii="Tahoma" w:hAnsi="Tahoma" w:eastAsia="Tahoma" w:cs="Tahoma"/>
          <w:b w:val="0"/>
          <w:i w:val="0"/>
          <w:caps w:val="0"/>
          <w:color w:val="333333"/>
          <w:spacing w:val="0"/>
          <w:sz w:val="21"/>
          <w:szCs w:val="21"/>
          <w:shd w:val="clear" w:fill="FFFFFF"/>
        </w:rPr>
        <w:t>    其中</w:t>
      </w:r>
      <w:r>
        <w:rPr>
          <w:rFonts w:hint="default" w:ascii="Arial" w:hAnsi="Arial" w:eastAsia="Tahoma" w:cs="Arial"/>
          <w:b w:val="0"/>
          <w:i w:val="0"/>
          <w:caps w:val="0"/>
          <w:color w:val="333333"/>
          <w:spacing w:val="0"/>
          <w:sz w:val="18"/>
          <w:szCs w:val="18"/>
          <w:shd w:val="clear" w:fill="FFFFFF"/>
        </w:rPr>
        <w:t>||w||为w的二阶范数（范数是一个类似于模的表示长度的概念），</w:t>
      </w:r>
      <w:r>
        <w:rPr>
          <w:rFonts w:hint="default" w:ascii="Arial" w:hAnsi="Arial" w:eastAsia="Tahoma" w:cs="Arial"/>
          <w:b w:val="0"/>
          <w:i w:val="0"/>
          <w:caps w:val="0"/>
          <w:color w:val="333333"/>
          <w:spacing w:val="0"/>
          <w:sz w:val="18"/>
          <w:szCs w:val="18"/>
          <w:shd w:val="clear" w:fill="FFFFFF"/>
        </w:rPr>
        <w:fldChar w:fldCharType="begin"/>
      </w:r>
      <w:r>
        <w:rPr>
          <w:rFonts w:hint="default" w:ascii="Arial" w:hAnsi="Arial" w:eastAsia="Tahoma" w:cs="Arial"/>
          <w:b w:val="0"/>
          <w:i w:val="0"/>
          <w:caps w:val="0"/>
          <w:color w:val="333333"/>
          <w:spacing w:val="0"/>
          <w:sz w:val="18"/>
          <w:szCs w:val="18"/>
          <w:shd w:val="clear" w:fill="FFFFFF"/>
        </w:rPr>
        <w:instrText xml:space="preserve">INCLUDEPICTURE \d "http://img.blog.csdn.net/20160118171730323" \* MERGEFORMATINET </w:instrText>
      </w:r>
      <w:r>
        <w:rPr>
          <w:rFonts w:hint="default" w:ascii="Arial" w:hAnsi="Arial" w:eastAsia="Tahoma" w:cs="Arial"/>
          <w:b w:val="0"/>
          <w:i w:val="0"/>
          <w:caps w:val="0"/>
          <w:color w:val="333333"/>
          <w:spacing w:val="0"/>
          <w:sz w:val="18"/>
          <w:szCs w:val="18"/>
          <w:shd w:val="clear" w:fill="FFFFFF"/>
        </w:rPr>
        <w:fldChar w:fldCharType="separate"/>
      </w:r>
      <w:r>
        <w:rPr>
          <w:rFonts w:hint="default" w:ascii="Arial" w:hAnsi="Arial" w:eastAsia="Tahoma" w:cs="Arial"/>
          <w:b w:val="0"/>
          <w:i w:val="0"/>
          <w:caps w:val="0"/>
          <w:color w:val="333333"/>
          <w:spacing w:val="0"/>
          <w:sz w:val="18"/>
          <w:szCs w:val="18"/>
          <w:shd w:val="clear" w:fill="FFFFFF"/>
        </w:rPr>
        <w:drawing>
          <wp:inline distT="0" distB="0" distL="114300" distR="114300">
            <wp:extent cx="323850" cy="361950"/>
            <wp:effectExtent l="0" t="0" r="0" b="0"/>
            <wp:docPr id="64" name="图片 46"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6" descr="IMG_301"/>
                    <pic:cNvPicPr>
                      <a:picLocks noChangeAspect="1"/>
                    </pic:cNvPicPr>
                  </pic:nvPicPr>
                  <pic:blipFill>
                    <a:blip r:embed="rId66" r:link="rId67"/>
                    <a:stretch>
                      <a:fillRect/>
                    </a:stretch>
                  </pic:blipFill>
                  <pic:spPr>
                    <a:xfrm>
                      <a:off x="0" y="0"/>
                      <a:ext cx="323850" cy="361950"/>
                    </a:xfrm>
                    <a:prstGeom prst="rect">
                      <a:avLst/>
                    </a:prstGeom>
                    <a:noFill/>
                    <a:ln w="9525">
                      <a:noFill/>
                      <a:miter/>
                    </a:ln>
                  </pic:spPr>
                </pic:pic>
              </a:graphicData>
            </a:graphic>
          </wp:inline>
        </w:drawing>
      </w:r>
      <w:r>
        <w:rPr>
          <w:rFonts w:hint="default" w:ascii="Arial" w:hAnsi="Arial" w:eastAsia="Tahoma" w:cs="Arial"/>
          <w:b w:val="0"/>
          <w:i w:val="0"/>
          <w:caps w:val="0"/>
          <w:color w:val="333333"/>
          <w:spacing w:val="0"/>
          <w:sz w:val="18"/>
          <w:szCs w:val="18"/>
          <w:shd w:val="clear" w:fill="FFFFFF"/>
        </w:rPr>
        <w:fldChar w:fldCharType="end"/>
      </w:r>
      <w:r>
        <w:rPr>
          <w:rFonts w:hint="default" w:ascii="Arial" w:hAnsi="Arial" w:eastAsia="Tahoma" w:cs="Arial"/>
          <w:b w:val="0"/>
          <w:i w:val="0"/>
          <w:caps w:val="0"/>
          <w:color w:val="333333"/>
          <w:spacing w:val="0"/>
          <w:sz w:val="18"/>
          <w:szCs w:val="18"/>
          <w:shd w:val="clear" w:fill="FFFFFF"/>
        </w:rPr>
        <w:t>是单位向量（一个向量除以它的模谓之单位向量）。</w:t>
      </w:r>
    </w:p>
    <w:p>
      <w:pPr>
        <w:pStyle w:val="6"/>
        <w:keepNext w:val="0"/>
        <w:keepLines w:val="0"/>
        <w:widowControl/>
        <w:suppressLineNumbers w:val="0"/>
        <w:pBdr>
          <w:top w:val="none" w:color="auto" w:sz="0" w:space="0"/>
          <w:bottom w:val="none" w:color="auto" w:sz="0" w:space="0"/>
        </w:pBdr>
        <w:shd w:val="clear" w:fill="FFFFFF"/>
        <w:spacing w:before="210" w:beforeAutospacing="0" w:after="210" w:afterAutospacing="0" w:line="300" w:lineRule="atLeast"/>
        <w:ind w:left="0" w:firstLine="0"/>
        <w:jc w:val="left"/>
        <w:rPr>
          <w:rFonts w:hint="default" w:ascii="Arial" w:hAnsi="Arial" w:cs="Arial"/>
          <w:b w:val="0"/>
          <w:i w:val="0"/>
          <w:caps w:val="0"/>
          <w:color w:val="333333"/>
          <w:spacing w:val="0"/>
          <w:sz w:val="21"/>
          <w:szCs w:val="21"/>
        </w:rPr>
      </w:pPr>
      <w:r>
        <w:rPr>
          <w:rFonts w:hint="default" w:ascii="Tahoma" w:hAnsi="Tahoma" w:eastAsia="Tahoma" w:cs="Tahoma"/>
          <w:b w:val="0"/>
          <w:i w:val="0"/>
          <w:caps w:val="0"/>
          <w:color w:val="333333"/>
          <w:spacing w:val="0"/>
          <w:sz w:val="21"/>
          <w:szCs w:val="21"/>
          <w:shd w:val="clear" w:fill="FFFFFF"/>
        </w:rPr>
        <w:t>    又由于 </w:t>
      </w:r>
      <w:r>
        <w:rPr>
          <w:rFonts w:hint="default" w:ascii="MathJax_Math" w:hAnsi="MathJax_Math" w:eastAsia="MathJax_Math" w:cs="MathJax_Math"/>
          <w:b w:val="0"/>
          <w:i/>
          <w:caps w:val="0"/>
          <w:color w:val="333333"/>
          <w:spacing w:val="0"/>
          <w:sz w:val="28"/>
          <w:szCs w:val="28"/>
          <w:shd w:val="clear" w:fill="FFFFFF"/>
        </w:rPr>
        <w:t>x</w:t>
      </w:r>
      <w:r>
        <w:rPr>
          <w:rFonts w:hint="default" w:ascii="MathJax_Main" w:hAnsi="MathJax_Main" w:eastAsia="MathJax_Main" w:cs="MathJax_Main"/>
          <w:b w:val="0"/>
          <w:i w:val="0"/>
          <w:caps w:val="0"/>
          <w:color w:val="333333"/>
          <w:spacing w:val="0"/>
          <w:sz w:val="19"/>
          <w:szCs w:val="19"/>
          <w:shd w:val="clear" w:fill="FFFFFF"/>
        </w:rPr>
        <w:t>0</w:t>
      </w:r>
      <w:r>
        <w:rPr>
          <w:rFonts w:hint="default" w:ascii="Tahoma" w:hAnsi="Tahoma" w:eastAsia="Tahoma" w:cs="Tahoma"/>
          <w:b w:val="0"/>
          <w:i w:val="0"/>
          <w:caps w:val="0"/>
          <w:color w:val="333333"/>
          <w:spacing w:val="0"/>
          <w:sz w:val="21"/>
          <w:szCs w:val="21"/>
          <w:shd w:val="clear" w:fill="FFFFFF"/>
        </w:rPr>
        <w:t> 是超平面上的点，满足 </w:t>
      </w:r>
      <w:r>
        <w:rPr>
          <w:rFonts w:hint="default" w:ascii="MathJax_Math" w:hAnsi="MathJax_Math" w:eastAsia="MathJax_Math" w:cs="MathJax_Math"/>
          <w:b w:val="0"/>
          <w:i/>
          <w:caps w:val="0"/>
          <w:color w:val="333333"/>
          <w:spacing w:val="0"/>
          <w:sz w:val="28"/>
          <w:szCs w:val="28"/>
          <w:shd w:val="clear" w:fill="FFFFFF"/>
        </w:rPr>
        <w:t>f</w:t>
      </w:r>
      <w:r>
        <w:rPr>
          <w:rFonts w:hint="default" w:ascii="MathJax_Main" w:hAnsi="MathJax_Main" w:eastAsia="MathJax_Main" w:cs="MathJax_Main"/>
          <w:b w:val="0"/>
          <w:i w:val="0"/>
          <w:caps w:val="0"/>
          <w:color w:val="333333"/>
          <w:spacing w:val="0"/>
          <w:sz w:val="28"/>
          <w:szCs w:val="28"/>
          <w:shd w:val="clear" w:fill="FFFFFF"/>
        </w:rPr>
        <w:t>(</w:t>
      </w:r>
      <w:r>
        <w:rPr>
          <w:rFonts w:hint="default" w:ascii="MathJax_Math" w:hAnsi="MathJax_Math" w:eastAsia="MathJax_Math" w:cs="MathJax_Math"/>
          <w:b w:val="0"/>
          <w:i/>
          <w:caps w:val="0"/>
          <w:color w:val="333333"/>
          <w:spacing w:val="0"/>
          <w:sz w:val="28"/>
          <w:szCs w:val="28"/>
          <w:shd w:val="clear" w:fill="FFFFFF"/>
        </w:rPr>
        <w:t>x</w:t>
      </w:r>
      <w:r>
        <w:rPr>
          <w:rFonts w:hint="default" w:ascii="MathJax_Main" w:hAnsi="MathJax_Main" w:eastAsia="MathJax_Main" w:cs="MathJax_Main"/>
          <w:b w:val="0"/>
          <w:i w:val="0"/>
          <w:caps w:val="0"/>
          <w:color w:val="333333"/>
          <w:spacing w:val="0"/>
          <w:sz w:val="19"/>
          <w:szCs w:val="19"/>
          <w:shd w:val="clear" w:fill="FFFFFF"/>
        </w:rPr>
        <w:t>0</w:t>
      </w:r>
      <w:r>
        <w:rPr>
          <w:rFonts w:hint="default" w:ascii="MathJax_Main" w:hAnsi="MathJax_Main" w:eastAsia="MathJax_Main" w:cs="MathJax_Main"/>
          <w:b w:val="0"/>
          <w:i w:val="0"/>
          <w:caps w:val="0"/>
          <w:color w:val="333333"/>
          <w:spacing w:val="0"/>
          <w:sz w:val="28"/>
          <w:szCs w:val="28"/>
          <w:shd w:val="clear" w:fill="FFFFFF"/>
        </w:rPr>
        <w:t>)=0</w:t>
      </w:r>
      <w:r>
        <w:rPr>
          <w:rFonts w:hint="default" w:ascii="Tahoma" w:hAnsi="Tahoma" w:eastAsia="Tahoma" w:cs="Tahoma"/>
          <w:b w:val="0"/>
          <w:i w:val="0"/>
          <w:caps w:val="0"/>
          <w:color w:val="333333"/>
          <w:spacing w:val="0"/>
          <w:sz w:val="21"/>
          <w:szCs w:val="21"/>
          <w:shd w:val="clear" w:fill="FFFFFF"/>
        </w:rPr>
        <w:t> ，代入超平面的方程</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"http://img.blog.csdn.net/20131107201104906"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1085850" cy="266700"/>
            <wp:effectExtent l="0" t="0" r="0" b="0"/>
            <wp:docPr id="65" name="图片 47" descr="IMG_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7" descr="IMG_302"/>
                    <pic:cNvPicPr>
                      <a:picLocks noChangeAspect="1"/>
                    </pic:cNvPicPr>
                  </pic:nvPicPr>
                  <pic:blipFill>
                    <a:blip r:embed="rId4" r:link="rId5"/>
                    <a:stretch>
                      <a:fillRect/>
                    </a:stretch>
                  </pic:blipFill>
                  <pic:spPr>
                    <a:xfrm>
                      <a:off x="0" y="0"/>
                      <a:ext cx="1085850" cy="2667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Tahoma" w:hAnsi="Tahoma" w:eastAsia="Tahoma" w:cs="Tahoma"/>
          <w:b w:val="0"/>
          <w:i w:val="0"/>
          <w:caps w:val="0"/>
          <w:color w:val="333333"/>
          <w:spacing w:val="0"/>
          <w:sz w:val="21"/>
          <w:szCs w:val="21"/>
          <w:shd w:val="clear" w:fill="FFFFFF"/>
        </w:rPr>
        <w:t>，可得</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"http://img.blog.csdn.net/20160117004048499"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990600" cy="180975"/>
            <wp:effectExtent l="0" t="0" r="0" b="9525"/>
            <wp:docPr id="63" name="图片 48" descr="IMG_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8" descr="IMG_303"/>
                    <pic:cNvPicPr>
                      <a:picLocks noChangeAspect="1"/>
                    </pic:cNvPicPr>
                  </pic:nvPicPr>
                  <pic:blipFill>
                    <a:blip r:embed="rId68" r:link="rId69"/>
                    <a:stretch>
                      <a:fillRect/>
                    </a:stretch>
                  </pic:blipFill>
                  <pic:spPr>
                    <a:xfrm>
                      <a:off x="0" y="0"/>
                      <a:ext cx="990600" cy="180975"/>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Tahoma" w:hAnsi="Tahoma" w:eastAsia="Tahoma" w:cs="Tahoma"/>
          <w:b w:val="0"/>
          <w:i w:val="0"/>
          <w:caps w:val="0"/>
          <w:color w:val="333333"/>
          <w:spacing w:val="0"/>
          <w:sz w:val="21"/>
          <w:szCs w:val="21"/>
          <w:shd w:val="clear" w:fill="FFFFFF"/>
        </w:rPr>
        <w:t>，即</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"http://img.blog.csdn.net/20160117004117802"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828675" cy="180975"/>
            <wp:effectExtent l="0" t="0" r="9525" b="9525"/>
            <wp:docPr id="62" name="图片 49" descr="IMG_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9" descr="IMG_304"/>
                    <pic:cNvPicPr>
                      <a:picLocks noChangeAspect="1"/>
                    </pic:cNvPicPr>
                  </pic:nvPicPr>
                  <pic:blipFill>
                    <a:blip r:embed="rId70" r:link="rId71"/>
                    <a:stretch>
                      <a:fillRect/>
                    </a:stretch>
                  </pic:blipFill>
                  <pic:spPr>
                    <a:xfrm>
                      <a:off x="0" y="0"/>
                      <a:ext cx="828675" cy="180975"/>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Tahoma" w:hAnsi="Tahoma" w:eastAsia="Tahoma" w:cs="Tahoma"/>
          <w:b w:val="0"/>
          <w:i w:val="0"/>
          <w:caps w:val="0"/>
          <w:color w:val="333333"/>
          <w:spacing w:val="0"/>
          <w:sz w:val="21"/>
          <w:szCs w:val="21"/>
          <w:shd w:val="clear" w:fill="FFFFFF"/>
        </w:rPr>
        <w:t>。</w:t>
      </w:r>
    </w:p>
    <w:p>
      <w:pPr>
        <w:pStyle w:val="6"/>
        <w:keepNext w:val="0"/>
        <w:keepLines w:val="0"/>
        <w:widowControl/>
        <w:suppressLineNumbers w:val="0"/>
        <w:pBdr>
          <w:top w:val="none" w:color="auto" w:sz="0" w:space="0"/>
          <w:bottom w:val="none" w:color="auto" w:sz="0" w:space="0"/>
        </w:pBdr>
        <w:shd w:val="clear" w:fill="FFFFFF"/>
        <w:spacing w:before="210" w:beforeAutospacing="0" w:after="210" w:afterAutospacing="0" w:line="300" w:lineRule="atLeast"/>
        <w:ind w:left="0" w:firstLine="0"/>
        <w:jc w:val="left"/>
        <w:rPr>
          <w:rFonts w:hint="default" w:ascii="Arial" w:hAnsi="Arial" w:cs="Arial"/>
          <w:b w:val="0"/>
          <w:i w:val="0"/>
          <w:caps w:val="0"/>
          <w:color w:val="333333"/>
          <w:spacing w:val="0"/>
          <w:sz w:val="21"/>
          <w:szCs w:val="21"/>
        </w:rPr>
      </w:pPr>
      <w:r>
        <w:rPr>
          <w:rFonts w:hint="default" w:ascii="Tahoma" w:hAnsi="Tahoma" w:eastAsia="Tahoma" w:cs="Tahoma"/>
          <w:b w:val="0"/>
          <w:i w:val="0"/>
          <w:caps w:val="0"/>
          <w:color w:val="333333"/>
          <w:spacing w:val="0"/>
          <w:sz w:val="21"/>
          <w:szCs w:val="21"/>
          <w:shd w:val="clear" w:fill="FFFFFF"/>
        </w:rPr>
        <w:t>    随即让此式</w:t>
      </w:r>
      <w:r>
        <w:rPr>
          <w:rFonts w:hint="default" w:ascii="serif" w:hAnsi="serif" w:eastAsia="serif" w:cs="serif"/>
          <w:b w:val="0"/>
          <w:i w:val="0"/>
          <w:caps w:val="0"/>
          <w:color w:val="333333"/>
          <w:spacing w:val="0"/>
          <w:sz w:val="21"/>
          <w:szCs w:val="21"/>
          <w:shd w:val="clear" w:fill="FFFFFF"/>
        </w:rPr>
        <w:fldChar w:fldCharType="begin"/>
      </w:r>
      <w:r>
        <w:rPr>
          <w:rFonts w:hint="default" w:ascii="serif" w:hAnsi="serif" w:eastAsia="serif" w:cs="serif"/>
          <w:b w:val="0"/>
          <w:i w:val="0"/>
          <w:caps w:val="0"/>
          <w:color w:val="333333"/>
          <w:spacing w:val="0"/>
          <w:sz w:val="21"/>
          <w:szCs w:val="21"/>
          <w:shd w:val="clear" w:fill="FFFFFF"/>
        </w:rPr>
        <w:instrText xml:space="preserve">INCLUDEPICTURE \d "http://img.blog.csdn.net/20131107201720515" \* MERGEFORMATINET </w:instrText>
      </w:r>
      <w:r>
        <w:rPr>
          <w:rFonts w:hint="default" w:ascii="serif" w:hAnsi="serif" w:eastAsia="serif" w:cs="serif"/>
          <w:b w:val="0"/>
          <w:i w:val="0"/>
          <w:caps w:val="0"/>
          <w:color w:val="333333"/>
          <w:spacing w:val="0"/>
          <w:sz w:val="21"/>
          <w:szCs w:val="21"/>
          <w:shd w:val="clear" w:fill="FFFFFF"/>
        </w:rPr>
        <w:fldChar w:fldCharType="separate"/>
      </w:r>
      <w:r>
        <w:rPr>
          <w:rFonts w:hint="default" w:ascii="serif" w:hAnsi="serif" w:eastAsia="serif" w:cs="serif"/>
          <w:b w:val="0"/>
          <w:i w:val="0"/>
          <w:caps w:val="0"/>
          <w:color w:val="333333"/>
          <w:spacing w:val="0"/>
          <w:sz w:val="21"/>
          <w:szCs w:val="21"/>
          <w:shd w:val="clear" w:fill="FFFFFF"/>
        </w:rPr>
        <w:drawing>
          <wp:inline distT="0" distB="0" distL="114300" distR="114300">
            <wp:extent cx="1447800" cy="447675"/>
            <wp:effectExtent l="0" t="0" r="0" b="9525"/>
            <wp:docPr id="60" name="图片 50" descr="IMG_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0" descr="IMG_305"/>
                    <pic:cNvPicPr>
                      <a:picLocks noChangeAspect="1"/>
                    </pic:cNvPicPr>
                  </pic:nvPicPr>
                  <pic:blipFill>
                    <a:blip r:embed="rId64" r:link="rId65"/>
                    <a:stretch>
                      <a:fillRect/>
                    </a:stretch>
                  </pic:blipFill>
                  <pic:spPr>
                    <a:xfrm>
                      <a:off x="0" y="0"/>
                      <a:ext cx="1447800" cy="447675"/>
                    </a:xfrm>
                    <a:prstGeom prst="rect">
                      <a:avLst/>
                    </a:prstGeom>
                    <a:noFill/>
                    <a:ln w="9525">
                      <a:noFill/>
                      <a:miter/>
                    </a:ln>
                  </pic:spPr>
                </pic:pic>
              </a:graphicData>
            </a:graphic>
          </wp:inline>
        </w:drawing>
      </w:r>
      <w:r>
        <w:rPr>
          <w:rFonts w:hint="default" w:ascii="serif" w:hAnsi="serif" w:eastAsia="serif" w:cs="serif"/>
          <w:b w:val="0"/>
          <w:i w:val="0"/>
          <w:caps w:val="0"/>
          <w:color w:val="333333"/>
          <w:spacing w:val="0"/>
          <w:sz w:val="21"/>
          <w:szCs w:val="21"/>
          <w:shd w:val="clear" w:fill="FFFFFF"/>
        </w:rPr>
        <w:fldChar w:fldCharType="end"/>
      </w:r>
      <w:r>
        <w:rPr>
          <w:rFonts w:hint="default" w:ascii="Tahoma" w:hAnsi="Tahoma" w:eastAsia="Tahoma" w:cs="Tahoma"/>
          <w:b w:val="0"/>
          <w:i w:val="0"/>
          <w:caps w:val="0"/>
          <w:color w:val="333333"/>
          <w:spacing w:val="0"/>
          <w:sz w:val="21"/>
          <w:szCs w:val="21"/>
          <w:shd w:val="clear" w:fill="FFFFFF"/>
        </w:rPr>
        <w:t>的两边同时乘以</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"http://img.blog.csdn.net/20160117004629562"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219075" cy="152400"/>
            <wp:effectExtent l="0" t="0" r="9525" b="0"/>
            <wp:docPr id="59" name="图片 51" descr="IMG_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1" descr="IMG_306"/>
                    <pic:cNvPicPr>
                      <a:picLocks noChangeAspect="1"/>
                    </pic:cNvPicPr>
                  </pic:nvPicPr>
                  <pic:blipFill>
                    <a:blip r:embed="rId72" r:link="rId73"/>
                    <a:stretch>
                      <a:fillRect/>
                    </a:stretch>
                  </pic:blipFill>
                  <pic:spPr>
                    <a:xfrm>
                      <a:off x="0" y="0"/>
                      <a:ext cx="219075" cy="1524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Tahoma" w:hAnsi="Tahoma" w:eastAsia="Tahoma" w:cs="Tahoma"/>
          <w:b w:val="0"/>
          <w:i w:val="0"/>
          <w:caps w:val="0"/>
          <w:color w:val="333333"/>
          <w:spacing w:val="0"/>
          <w:sz w:val="21"/>
          <w:szCs w:val="21"/>
          <w:shd w:val="clear" w:fill="FFFFFF"/>
        </w:rPr>
        <w:t>，再根据</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"http://img.blog.csdn.net/20160117004117802"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828675" cy="180975"/>
            <wp:effectExtent l="0" t="0" r="9525" b="9525"/>
            <wp:docPr id="58" name="图片 52" descr="IMG_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2" descr="IMG_307"/>
                    <pic:cNvPicPr>
                      <a:picLocks noChangeAspect="1"/>
                    </pic:cNvPicPr>
                  </pic:nvPicPr>
                  <pic:blipFill>
                    <a:blip r:embed="rId70" r:link="rId71"/>
                    <a:stretch>
                      <a:fillRect/>
                    </a:stretch>
                  </pic:blipFill>
                  <pic:spPr>
                    <a:xfrm>
                      <a:off x="0" y="0"/>
                      <a:ext cx="828675" cy="180975"/>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Tahoma" w:hAnsi="Tahoma" w:eastAsia="Tahoma" w:cs="Tahoma"/>
          <w:b w:val="0"/>
          <w:i w:val="0"/>
          <w:caps w:val="0"/>
          <w:color w:val="333333"/>
          <w:spacing w:val="0"/>
          <w:sz w:val="21"/>
          <w:szCs w:val="21"/>
          <w:shd w:val="clear" w:fill="FFFFFF"/>
        </w:rPr>
        <w:t>和</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"http://img.blog.csdn.net/20160117004138049"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933450" cy="209550"/>
            <wp:effectExtent l="0" t="0" r="0" b="0"/>
            <wp:docPr id="53" name="图片 53" descr="IMG_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IMG_308"/>
                    <pic:cNvPicPr>
                      <a:picLocks noChangeAspect="1"/>
                    </pic:cNvPicPr>
                  </pic:nvPicPr>
                  <pic:blipFill>
                    <a:blip r:embed="rId74" r:link="rId75"/>
                    <a:stretch>
                      <a:fillRect/>
                    </a:stretch>
                  </pic:blipFill>
                  <pic:spPr>
                    <a:xfrm>
                      <a:off x="0" y="0"/>
                      <a:ext cx="933450" cy="209550"/>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Tahoma" w:hAnsi="Tahoma" w:eastAsia="Tahoma" w:cs="Tahoma"/>
          <w:b w:val="0"/>
          <w:i w:val="0"/>
          <w:caps w:val="0"/>
          <w:color w:val="333333"/>
          <w:spacing w:val="0"/>
          <w:sz w:val="21"/>
          <w:szCs w:val="21"/>
          <w:shd w:val="clear" w:fill="FFFFFF"/>
        </w:rPr>
        <w:t>，即可算出： </w:t>
      </w:r>
    </w:p>
    <w:p>
      <w:pPr>
        <w:pStyle w:val="6"/>
        <w:keepNext w:val="0"/>
        <w:keepLines w:val="0"/>
        <w:widowControl/>
        <w:suppressLineNumbers w:val="0"/>
        <w:pBdr>
          <w:top w:val="none" w:color="auto" w:sz="0" w:space="0"/>
          <w:bottom w:val="none" w:color="auto" w:sz="0" w:space="0"/>
        </w:pBdr>
        <w:shd w:val="clear" w:fill="FFFFFF"/>
        <w:spacing w:before="210" w:beforeAutospacing="0" w:after="210" w:afterAutospacing="0" w:line="300" w:lineRule="atLeast"/>
        <w:ind w:left="0" w:firstLine="0"/>
        <w:jc w:val="left"/>
        <w:rPr>
          <w:rFonts w:hint="default" w:ascii="Arial" w:hAnsi="Arial" w:cs="Arial"/>
          <w:b w:val="0"/>
          <w:i w:val="0"/>
          <w:caps w:val="0"/>
          <w:color w:val="333333"/>
          <w:spacing w:val="0"/>
          <w:sz w:val="21"/>
          <w:szCs w:val="21"/>
        </w:rPr>
      </w:pPr>
      <w:r>
        <w:rPr>
          <w:rFonts w:hint="default" w:ascii="serif" w:hAnsi="serif" w:eastAsia="serif" w:cs="serif"/>
          <w:b/>
          <w:i w:val="0"/>
          <w:caps w:val="0"/>
          <w:color w:val="333333"/>
          <w:spacing w:val="0"/>
          <w:sz w:val="21"/>
          <w:szCs w:val="21"/>
          <w:shd w:val="clear" w:fill="FFFFFF"/>
        </w:rPr>
        <w:fldChar w:fldCharType="begin"/>
      </w:r>
      <w:r>
        <w:rPr>
          <w:rFonts w:hint="default" w:ascii="serif" w:hAnsi="serif" w:eastAsia="serif" w:cs="serif"/>
          <w:b/>
          <w:i w:val="0"/>
          <w:caps w:val="0"/>
          <w:color w:val="333333"/>
          <w:spacing w:val="0"/>
          <w:sz w:val="21"/>
          <w:szCs w:val="21"/>
          <w:shd w:val="clear" w:fill="FFFFFF"/>
        </w:rPr>
        <w:instrText xml:space="preserve">INCLUDEPICTURE \d "http://img.blog.csdn.net/20131107201759093" \* MERGEFORMATINET </w:instrText>
      </w:r>
      <w:r>
        <w:rPr>
          <w:rFonts w:hint="default" w:ascii="serif" w:hAnsi="serif" w:eastAsia="serif" w:cs="serif"/>
          <w:b/>
          <w:i w:val="0"/>
          <w:caps w:val="0"/>
          <w:color w:val="333333"/>
          <w:spacing w:val="0"/>
          <w:sz w:val="21"/>
          <w:szCs w:val="21"/>
          <w:shd w:val="clear" w:fill="FFFFFF"/>
        </w:rPr>
        <w:fldChar w:fldCharType="separate"/>
      </w:r>
      <w:r>
        <w:rPr>
          <w:rFonts w:hint="default" w:ascii="serif" w:hAnsi="serif" w:eastAsia="serif" w:cs="serif"/>
          <w:b/>
          <w:i w:val="0"/>
          <w:caps w:val="0"/>
          <w:color w:val="333333"/>
          <w:spacing w:val="0"/>
          <w:sz w:val="21"/>
          <w:szCs w:val="21"/>
          <w:shd w:val="clear" w:fill="FFFFFF"/>
        </w:rPr>
        <w:drawing>
          <wp:inline distT="0" distB="0" distL="114300" distR="114300">
            <wp:extent cx="1809750" cy="581025"/>
            <wp:effectExtent l="0" t="0" r="0" b="9525"/>
            <wp:docPr id="57" name="图片 54" descr="IMG_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4" descr="IMG_309"/>
                    <pic:cNvPicPr>
                      <a:picLocks noChangeAspect="1"/>
                    </pic:cNvPicPr>
                  </pic:nvPicPr>
                  <pic:blipFill>
                    <a:blip r:embed="rId76" r:link="rId77"/>
                    <a:stretch>
                      <a:fillRect/>
                    </a:stretch>
                  </pic:blipFill>
                  <pic:spPr>
                    <a:xfrm>
                      <a:off x="0" y="0"/>
                      <a:ext cx="1809750" cy="581025"/>
                    </a:xfrm>
                    <a:prstGeom prst="rect">
                      <a:avLst/>
                    </a:prstGeom>
                    <a:noFill/>
                    <a:ln w="9525">
                      <a:noFill/>
                      <a:miter/>
                    </a:ln>
                  </pic:spPr>
                </pic:pic>
              </a:graphicData>
            </a:graphic>
          </wp:inline>
        </w:drawing>
      </w:r>
      <w:r>
        <w:rPr>
          <w:rFonts w:hint="default" w:ascii="serif" w:hAnsi="serif" w:eastAsia="serif" w:cs="serif"/>
          <w:b/>
          <w:i w:val="0"/>
          <w:caps w:val="0"/>
          <w:color w:val="333333"/>
          <w:spacing w:val="0"/>
          <w:sz w:val="21"/>
          <w:szCs w:val="21"/>
          <w:shd w:val="clear" w:fill="FFFFFF"/>
        </w:rPr>
        <w:fldChar w:fldCharType="end"/>
      </w:r>
      <w:r>
        <w:rPr>
          <w:rFonts w:hint="default" w:ascii="Tahoma" w:hAnsi="Tahoma" w:eastAsia="Tahoma" w:cs="Tahoma"/>
          <w:b w:val="0"/>
          <w:i w:val="0"/>
          <w:caps w:val="0"/>
          <w:color w:val="333333"/>
          <w:spacing w:val="0"/>
          <w:sz w:val="21"/>
          <w:szCs w:val="21"/>
          <w:shd w:val="clear" w:fill="FFFFFF"/>
        </w:rPr>
        <w:br w:type="textWrapping"/>
      </w:r>
      <w:r>
        <w:rPr>
          <w:rFonts w:hint="default" w:ascii="MathJax_Math" w:hAnsi="MathJax_Math" w:eastAsia="MathJax_Math" w:cs="MathJax_Math"/>
          <w:b w:val="0"/>
          <w:i/>
          <w:caps w:val="0"/>
          <w:color w:val="FFFFFF"/>
          <w:spacing w:val="0"/>
          <w:sz w:val="28"/>
          <w:szCs w:val="28"/>
          <w:shd w:val="clear" w:fill="FFFFFF"/>
        </w:rPr>
        <w:t>γ</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为了得到</w:t>
      </w: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"http://img.blog.csdn.net/20140829135315499"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161925" cy="190500"/>
            <wp:effectExtent l="0" t="0" r="9525" b="0"/>
            <wp:docPr id="54" name="图片 55" descr="IMG_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5" descr="IMG_310"/>
                    <pic:cNvPicPr>
                      <a:picLocks noChangeAspect="1"/>
                    </pic:cNvPicPr>
                  </pic:nvPicPr>
                  <pic:blipFill>
                    <a:blip r:embed="rId60" r:link="rId61"/>
                    <a:stretch>
                      <a:fillRect/>
                    </a:stretch>
                  </pic:blipFill>
                  <pic:spPr>
                    <a:xfrm>
                      <a:off x="0" y="0"/>
                      <a:ext cx="161925" cy="1905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的绝对值，令</w:t>
      </w: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"http://img.blog.csdn.net/20140829135315499"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161925" cy="190500"/>
            <wp:effectExtent l="0" t="0" r="9525" b="0"/>
            <wp:docPr id="56" name="图片 56" descr="IMG_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IMG_311"/>
                    <pic:cNvPicPr>
                      <a:picLocks noChangeAspect="1"/>
                    </pic:cNvPicPr>
                  </pic:nvPicPr>
                  <pic:blipFill>
                    <a:blip r:embed="rId60" r:link="rId61"/>
                    <a:stretch>
                      <a:fillRect/>
                    </a:stretch>
                  </pic:blipFill>
                  <pic:spPr>
                    <a:xfrm>
                      <a:off x="0" y="0"/>
                      <a:ext cx="161925" cy="1905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乘上对应的类别 </w:t>
      </w:r>
      <w:r>
        <w:rPr>
          <w:rFonts w:hint="default" w:ascii="Times New Roman" w:hAnsi="Times New Roman" w:cs="Times New Roman"/>
          <w:b w:val="0"/>
          <w:i w:val="0"/>
          <w:caps w:val="0"/>
          <w:color w:val="333333"/>
          <w:spacing w:val="0"/>
          <w:sz w:val="21"/>
          <w:szCs w:val="21"/>
          <w:shd w:val="clear" w:fill="FFFFFF"/>
        </w:rPr>
        <w:t>y</w:t>
      </w:r>
      <w:r>
        <w:rPr>
          <w:rFonts w:hint="eastAsia" w:ascii="宋体" w:hAnsi="宋体" w:eastAsia="宋体" w:cs="宋体"/>
          <w:b w:val="0"/>
          <w:i w:val="0"/>
          <w:caps w:val="0"/>
          <w:color w:val="333333"/>
          <w:spacing w:val="0"/>
          <w:sz w:val="21"/>
          <w:szCs w:val="21"/>
          <w:shd w:val="clear" w:fill="FFFFFF"/>
        </w:rPr>
        <w:t>，</w:t>
      </w:r>
      <w:r>
        <w:rPr>
          <w:rFonts w:hint="default" w:ascii="Arial" w:hAnsi="Arial" w:cs="Arial"/>
          <w:b w:val="0"/>
          <w:i w:val="0"/>
          <w:caps w:val="0"/>
          <w:color w:val="333333"/>
          <w:spacing w:val="0"/>
          <w:sz w:val="21"/>
          <w:szCs w:val="21"/>
          <w:shd w:val="clear" w:fill="FFFFFF"/>
        </w:rPr>
        <w:t>即可得出几何间隔（用</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"http://img.blog.csdn.net/20140829135609579"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161925" cy="219075"/>
            <wp:effectExtent l="0" t="0" r="9525" b="9525"/>
            <wp:docPr id="55" name="图片 57" descr="IMG_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7" descr="IMG_312"/>
                    <pic:cNvPicPr>
                      <a:picLocks noChangeAspect="1"/>
                    </pic:cNvPicPr>
                  </pic:nvPicPr>
                  <pic:blipFill>
                    <a:blip r:embed="rId78" r:link="rId79"/>
                    <a:stretch>
                      <a:fillRect/>
                    </a:stretch>
                  </pic:blipFill>
                  <pic:spPr>
                    <a:xfrm>
                      <a:off x="0" y="0"/>
                      <a:ext cx="161925" cy="219075"/>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表示）的定义</w:t>
      </w:r>
      <w:r>
        <w:rPr>
          <w:rFonts w:hint="default" w:ascii="Tahoma" w:hAnsi="Tahoma" w:eastAsia="Tahoma" w:cs="Tahoma"/>
          <w:b w:val="0"/>
          <w:i w:val="0"/>
          <w:caps w:val="0"/>
          <w:color w:val="333333"/>
          <w:spacing w:val="0"/>
          <w:sz w:val="21"/>
          <w:szCs w:val="21"/>
          <w:shd w:val="clear" w:fill="FFFFFF"/>
        </w:rPr>
        <w:t>：</w:t>
      </w:r>
    </w:p>
    <w:p>
      <w:pPr>
        <w:pStyle w:val="6"/>
        <w:keepNext w:val="0"/>
        <w:keepLines w:val="0"/>
        <w:widowControl/>
        <w:suppressLineNumbers w:val="0"/>
        <w:pBdr>
          <w:top w:val="none" w:color="auto" w:sz="0" w:space="0"/>
          <w:bottom w:val="none" w:color="auto" w:sz="0" w:space="0"/>
        </w:pBdr>
        <w:shd w:val="clear" w:fill="FFFFFF"/>
        <w:spacing w:before="210" w:beforeAutospacing="0" w:after="210" w:afterAutospacing="0" w:line="300" w:lineRule="atLeast"/>
        <w:ind w:left="0" w:firstLine="0"/>
        <w:jc w:val="left"/>
        <w:rPr>
          <w:rFonts w:hint="default" w:ascii="Arial" w:hAnsi="Arial" w:cs="Arial"/>
          <w:b w:val="0"/>
          <w:i w:val="0"/>
          <w:caps w:val="0"/>
          <w:color w:val="333333"/>
          <w:spacing w:val="0"/>
          <w:sz w:val="21"/>
          <w:szCs w:val="21"/>
        </w:rPr>
      </w:pPr>
      <w:r>
        <w:rPr>
          <w:rFonts w:hint="default" w:ascii="serif" w:hAnsi="serif" w:eastAsia="serif" w:cs="serif"/>
          <w:b w:val="0"/>
          <w:i w:val="0"/>
          <w:caps w:val="0"/>
          <w:color w:val="333333"/>
          <w:spacing w:val="0"/>
          <w:sz w:val="21"/>
          <w:szCs w:val="21"/>
          <w:shd w:val="clear" w:fill="FFFFFF"/>
        </w:rPr>
        <w:fldChar w:fldCharType="begin"/>
      </w:r>
      <w:r>
        <w:rPr>
          <w:rFonts w:hint="default" w:ascii="serif" w:hAnsi="serif" w:eastAsia="serif" w:cs="serif"/>
          <w:b w:val="0"/>
          <w:i w:val="0"/>
          <w:caps w:val="0"/>
          <w:color w:val="333333"/>
          <w:spacing w:val="0"/>
          <w:sz w:val="21"/>
          <w:szCs w:val="21"/>
          <w:shd w:val="clear" w:fill="FFFFFF"/>
        </w:rPr>
        <w:instrText xml:space="preserve">INCLUDEPICTURE \d "http://img.blog.csdn.net/20131107201919484" \* MERGEFORMATINET </w:instrText>
      </w:r>
      <w:r>
        <w:rPr>
          <w:rFonts w:hint="default" w:ascii="serif" w:hAnsi="serif" w:eastAsia="serif" w:cs="serif"/>
          <w:b w:val="0"/>
          <w:i w:val="0"/>
          <w:caps w:val="0"/>
          <w:color w:val="333333"/>
          <w:spacing w:val="0"/>
          <w:sz w:val="21"/>
          <w:szCs w:val="21"/>
          <w:shd w:val="clear" w:fill="FFFFFF"/>
        </w:rPr>
        <w:fldChar w:fldCharType="separate"/>
      </w:r>
      <w:r>
        <w:rPr>
          <w:rFonts w:hint="default" w:ascii="serif" w:hAnsi="serif" w:eastAsia="serif" w:cs="serif"/>
          <w:b w:val="0"/>
          <w:i w:val="0"/>
          <w:caps w:val="0"/>
          <w:color w:val="333333"/>
          <w:spacing w:val="0"/>
          <w:sz w:val="21"/>
          <w:szCs w:val="21"/>
          <w:shd w:val="clear" w:fill="FFFFFF"/>
        </w:rPr>
        <w:drawing>
          <wp:inline distT="0" distB="0" distL="114300" distR="114300">
            <wp:extent cx="1314450" cy="533400"/>
            <wp:effectExtent l="0" t="0" r="0" b="0"/>
            <wp:docPr id="52" name="图片 58" descr="IMG_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8" descr="IMG_313"/>
                    <pic:cNvPicPr>
                      <a:picLocks noChangeAspect="1"/>
                    </pic:cNvPicPr>
                  </pic:nvPicPr>
                  <pic:blipFill>
                    <a:blip r:embed="rId80" r:link="rId81"/>
                    <a:stretch>
                      <a:fillRect/>
                    </a:stretch>
                  </pic:blipFill>
                  <pic:spPr>
                    <a:xfrm>
                      <a:off x="0" y="0"/>
                      <a:ext cx="1314450" cy="533400"/>
                    </a:xfrm>
                    <a:prstGeom prst="rect">
                      <a:avLst/>
                    </a:prstGeom>
                    <a:noFill/>
                    <a:ln w="9525">
                      <a:noFill/>
                      <a:miter/>
                    </a:ln>
                  </pic:spPr>
                </pic:pic>
              </a:graphicData>
            </a:graphic>
          </wp:inline>
        </w:drawing>
      </w:r>
      <w:r>
        <w:rPr>
          <w:rFonts w:hint="default" w:ascii="serif" w:hAnsi="serif" w:eastAsia="serif" w:cs="serif"/>
          <w:b w:val="0"/>
          <w:i w:val="0"/>
          <w:caps w:val="0"/>
          <w:color w:val="333333"/>
          <w:spacing w:val="0"/>
          <w:sz w:val="21"/>
          <w:szCs w:val="21"/>
          <w:shd w:val="clear" w:fill="FFFFFF"/>
        </w:rPr>
        <w:fldChar w:fldCharType="end"/>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从上述函数间隔和几何间隔的定义可以看出：几何间隔就是函数间隔除以||w||，而且函数间隔y*(wx+b) = y*f(x)实际上就是|f(x)|，只是人为定义的一个间隔度量，而几何间隔|f(x)|/||w||才是直观上的点到超平面的距离。</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i w:val="0"/>
          <w:caps w:val="0"/>
          <w:color w:val="333333"/>
          <w:spacing w:val="0"/>
        </w:rPr>
      </w:pPr>
      <w:bookmarkStart w:id="4" w:name="t7"/>
      <w:bookmarkEnd w:id="4"/>
      <w:r>
        <w:rPr>
          <w:rStyle w:val="9"/>
          <w:rFonts w:hint="default" w:ascii="Comic Sans MS" w:hAnsi="Comic Sans MS" w:eastAsia="Comic Sans MS" w:cs="Comic Sans MS"/>
          <w:i w:val="0"/>
          <w:caps w:val="0"/>
          <w:color w:val="333333"/>
          <w:spacing w:val="0"/>
          <w:sz w:val="24"/>
          <w:szCs w:val="24"/>
          <w:shd w:val="clear" w:fill="FFFFFF"/>
        </w:rPr>
        <w:t>1.4</w:t>
      </w:r>
      <w:r>
        <w:rPr>
          <w:rFonts w:hint="default" w:ascii="Arial" w:hAnsi="Arial" w:cs="Arial"/>
          <w:i w:val="0"/>
          <w:caps w:val="0"/>
          <w:color w:val="333333"/>
          <w:spacing w:val="0"/>
          <w:shd w:val="clear" w:fill="FFFFFF"/>
        </w:rPr>
        <w:t>、最大间隔分类器M</w:t>
      </w:r>
      <w:r>
        <w:rPr>
          <w:rFonts w:hint="default" w:ascii="Comic Sans MS" w:hAnsi="Comic Sans MS" w:eastAsia="Comic Sans MS" w:cs="Comic Sans MS"/>
          <w:i w:val="0"/>
          <w:caps w:val="0"/>
          <w:color w:val="333333"/>
          <w:spacing w:val="0"/>
          <w:sz w:val="21"/>
          <w:szCs w:val="21"/>
          <w:shd w:val="clear" w:fill="FFFFFF"/>
        </w:rPr>
        <w:t>aximum Margin Classifier</w:t>
      </w:r>
      <w:r>
        <w:rPr>
          <w:rFonts w:hint="default" w:ascii="Tahoma" w:hAnsi="Tahoma" w:eastAsia="Tahoma" w:cs="Tahoma"/>
          <w:i w:val="0"/>
          <w:caps w:val="0"/>
          <w:color w:val="333333"/>
          <w:spacing w:val="0"/>
          <w:sz w:val="21"/>
          <w:szCs w:val="21"/>
          <w:shd w:val="clear" w:fill="FFFFFF"/>
        </w:rPr>
        <w:t>的定义</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对一个数据点进行分类，当超平面离数据点的“间隔”越大，分类的确信度（confidence）也越大。所以，为了使得分类的确信度尽量高，需要让所选择的超平面能够最大化这个“间隔”值。这个间隔就是下图</w:t>
      </w:r>
      <w:r>
        <w:rPr>
          <w:rFonts w:hint="eastAsia" w:ascii="宋体" w:hAnsi="宋体" w:eastAsia="宋体" w:cs="宋体"/>
          <w:b w:val="0"/>
          <w:i w:val="0"/>
          <w:caps w:val="0"/>
          <w:color w:val="333333"/>
          <w:spacing w:val="0"/>
          <w:sz w:val="21"/>
          <w:szCs w:val="21"/>
          <w:shd w:val="clear" w:fill="FFFFFF"/>
        </w:rPr>
        <w:t>中的</w:t>
      </w:r>
      <w:r>
        <w:rPr>
          <w:rFonts w:hint="default" w:ascii="Times New Roman" w:hAnsi="Times New Roman" w:cs="Times New Roman"/>
          <w:b w:val="0"/>
          <w:i w:val="0"/>
          <w:caps w:val="0"/>
          <w:color w:val="333333"/>
          <w:spacing w:val="0"/>
          <w:sz w:val="21"/>
          <w:szCs w:val="21"/>
          <w:shd w:val="clear" w:fill="FFFFFF"/>
        </w:rPr>
        <w:t>Gap的一半</w:t>
      </w:r>
      <w:r>
        <w:rPr>
          <w:rFonts w:hint="eastAsia" w:ascii="宋体" w:hAnsi="宋体" w:eastAsia="宋体" w:cs="宋体"/>
          <w:b w:val="0"/>
          <w:i w:val="0"/>
          <w:caps w:val="0"/>
          <w:color w:val="333333"/>
          <w:spacing w:val="0"/>
          <w:sz w:val="21"/>
          <w:szCs w:val="21"/>
          <w:shd w:val="clear" w:fill="FFFFFF"/>
        </w:rPr>
        <w:t>。</w:t>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ind w:left="2160" w:right="2160"/>
        <w:jc w:val="left"/>
        <w:rPr>
          <w:sz w:val="21"/>
          <w:szCs w:val="21"/>
        </w:rPr>
      </w:pP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"http://img.blog.csdn.net/20140829135959290"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2828925" cy="1962150"/>
            <wp:effectExtent l="0" t="0" r="9525" b="0"/>
            <wp:docPr id="51" name="图片 59" descr="IMG_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9" descr="IMG_314"/>
                    <pic:cNvPicPr>
                      <a:picLocks noChangeAspect="1"/>
                    </pic:cNvPicPr>
                  </pic:nvPicPr>
                  <pic:blipFill>
                    <a:blip r:embed="rId82" r:link="rId83"/>
                    <a:stretch>
                      <a:fillRect/>
                    </a:stretch>
                  </pic:blipFill>
                  <pic:spPr>
                    <a:xfrm>
                      <a:off x="0" y="0"/>
                      <a:ext cx="2828925" cy="196215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通过由前面的分析可知：函数间隔不适合用来最大化间隔值，因为在超平面固定以后，可以等比例地缩放</w:t>
      </w:r>
      <w:r>
        <w:rPr>
          <w:rFonts w:hint="default" w:ascii="Times New Roman" w:hAnsi="Times New Roman" w:cs="Times New Roman"/>
          <w:b w:val="0"/>
          <w:i w:val="0"/>
          <w:caps w:val="0"/>
          <w:color w:val="333333"/>
          <w:spacing w:val="0"/>
          <w:sz w:val="21"/>
          <w:szCs w:val="21"/>
          <w:shd w:val="clear" w:fill="FFFFFF"/>
        </w:rPr>
        <w:t>w</w:t>
      </w:r>
      <w:r>
        <w:rPr>
          <w:rFonts w:hint="eastAsia" w:ascii="宋体" w:hAnsi="宋体" w:eastAsia="宋体" w:cs="宋体"/>
          <w:b w:val="0"/>
          <w:i w:val="0"/>
          <w:caps w:val="0"/>
          <w:color w:val="333333"/>
          <w:spacing w:val="0"/>
          <w:sz w:val="21"/>
          <w:szCs w:val="21"/>
          <w:shd w:val="clear" w:fill="FFFFFF"/>
        </w:rPr>
        <w:t>的长度和</w:t>
      </w:r>
      <w:r>
        <w:rPr>
          <w:rFonts w:hint="default" w:ascii="Times New Roman" w:hAnsi="Times New Roman" w:cs="Times New Roman"/>
          <w:b w:val="0"/>
          <w:i w:val="0"/>
          <w:caps w:val="0"/>
          <w:color w:val="333333"/>
          <w:spacing w:val="0"/>
          <w:sz w:val="21"/>
          <w:szCs w:val="21"/>
          <w:shd w:val="clear" w:fill="FFFFFF"/>
        </w:rPr>
        <w:t>b</w:t>
      </w:r>
      <w:r>
        <w:rPr>
          <w:rFonts w:hint="eastAsia" w:ascii="宋体" w:hAnsi="宋体" w:eastAsia="宋体" w:cs="宋体"/>
          <w:b w:val="0"/>
          <w:i w:val="0"/>
          <w:caps w:val="0"/>
          <w:color w:val="333333"/>
          <w:spacing w:val="0"/>
          <w:sz w:val="21"/>
          <w:szCs w:val="21"/>
          <w:shd w:val="clear" w:fill="FFFFFF"/>
        </w:rPr>
        <w:t>的值，这样可以使得</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"http://img.blog.csdn.net/20131107201211968"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1257300" cy="200025"/>
            <wp:effectExtent l="0" t="0" r="0" b="9525"/>
            <wp:docPr id="50" name="图片 60" descr="IMG_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0" descr="IMG_315"/>
                    <pic:cNvPicPr>
                      <a:picLocks noChangeAspect="1"/>
                    </pic:cNvPicPr>
                  </pic:nvPicPr>
                  <pic:blipFill>
                    <a:blip r:embed="rId46" r:link="rId47"/>
                    <a:stretch>
                      <a:fillRect/>
                    </a:stretch>
                  </pic:blipFill>
                  <pic:spPr>
                    <a:xfrm>
                      <a:off x="0" y="0"/>
                      <a:ext cx="1257300" cy="200025"/>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的值任意大，亦即函数间隔</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"http://img.blog.csdn.net/20131111154113734"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190500" cy="200025"/>
            <wp:effectExtent l="0" t="0" r="0" b="9525"/>
            <wp:docPr id="44" name="图片 61" descr="IMG_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1" descr="IMG_316"/>
                    <pic:cNvPicPr>
                      <a:picLocks noChangeAspect="1"/>
                    </pic:cNvPicPr>
                  </pic:nvPicPr>
                  <pic:blipFill>
                    <a:blip r:embed="rId54" r:link="rId55"/>
                    <a:stretch>
                      <a:fillRect/>
                    </a:stretch>
                  </pic:blipFill>
                  <pic:spPr>
                    <a:xfrm>
                      <a:off x="0" y="0"/>
                      <a:ext cx="190500" cy="200025"/>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可以在超平面保持不变的情况下被取得任意大。但几何间隔因为除上了</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"http://img.blog.csdn.net/20131111154326078"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323850" cy="238125"/>
            <wp:effectExtent l="0" t="0" r="0" b="9525"/>
            <wp:docPr id="48" name="图片 62" descr="IMG_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2" descr="IMG_317"/>
                    <pic:cNvPicPr>
                      <a:picLocks noChangeAspect="1"/>
                    </pic:cNvPicPr>
                  </pic:nvPicPr>
                  <pic:blipFill>
                    <a:blip r:embed="rId84" r:link="rId85"/>
                    <a:stretch>
                      <a:fillRect/>
                    </a:stretch>
                  </pic:blipFill>
                  <pic:spPr>
                    <a:xfrm>
                      <a:off x="0" y="0"/>
                      <a:ext cx="323850" cy="238125"/>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，使得在缩放</w:t>
      </w:r>
      <w:r>
        <w:rPr>
          <w:rFonts w:hint="default" w:ascii="Times New Roman" w:hAnsi="Times New Roman" w:cs="Times New Roman"/>
          <w:b w:val="0"/>
          <w:i w:val="0"/>
          <w:caps w:val="0"/>
          <w:color w:val="333333"/>
          <w:spacing w:val="0"/>
          <w:sz w:val="21"/>
          <w:szCs w:val="21"/>
          <w:shd w:val="clear" w:fill="FFFFFF"/>
        </w:rPr>
        <w:t>w</w:t>
      </w:r>
      <w:r>
        <w:rPr>
          <w:rFonts w:hint="eastAsia" w:ascii="宋体" w:hAnsi="宋体" w:eastAsia="宋体" w:cs="宋体"/>
          <w:b w:val="0"/>
          <w:i w:val="0"/>
          <w:caps w:val="0"/>
          <w:color w:val="333333"/>
          <w:spacing w:val="0"/>
          <w:sz w:val="21"/>
          <w:szCs w:val="21"/>
          <w:shd w:val="clear" w:fill="FFFFFF"/>
        </w:rPr>
        <w:t>和</w:t>
      </w:r>
      <w:r>
        <w:rPr>
          <w:rFonts w:hint="default" w:ascii="Times New Roman" w:hAnsi="Times New Roman" w:cs="Times New Roman"/>
          <w:b w:val="0"/>
          <w:i w:val="0"/>
          <w:caps w:val="0"/>
          <w:color w:val="333333"/>
          <w:spacing w:val="0"/>
          <w:sz w:val="21"/>
          <w:szCs w:val="21"/>
          <w:shd w:val="clear" w:fill="FFFFFF"/>
        </w:rPr>
        <w:t>b</w:t>
      </w:r>
      <w:r>
        <w:rPr>
          <w:rFonts w:hint="eastAsia" w:ascii="宋体" w:hAnsi="宋体" w:eastAsia="宋体" w:cs="宋体"/>
          <w:b w:val="0"/>
          <w:i w:val="0"/>
          <w:caps w:val="0"/>
          <w:color w:val="333333"/>
          <w:spacing w:val="0"/>
          <w:sz w:val="21"/>
          <w:szCs w:val="21"/>
          <w:shd w:val="clear" w:fill="FFFFFF"/>
        </w:rPr>
        <w:t>的时候</w:t>
      </w:r>
      <w:r>
        <w:rPr>
          <w:rFonts w:hint="default" w:ascii="Arial" w:hAnsi="Arial" w:cs="Arial"/>
          <w:b w:val="0"/>
          <w:i w:val="0"/>
          <w:caps w:val="0"/>
          <w:color w:val="333333"/>
          <w:spacing w:val="0"/>
          <w:sz w:val="21"/>
          <w:szCs w:val="21"/>
          <w:shd w:val="clear" w:fill="FFFFFF"/>
        </w:rPr>
        <w:t>几何间隔</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"http://img.blog.csdn.net/20131111154137453"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142875" cy="209550"/>
            <wp:effectExtent l="0" t="0" r="9525" b="0"/>
            <wp:docPr id="35" name="图片 63" descr="IMG_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3" descr="IMG_318"/>
                    <pic:cNvPicPr>
                      <a:picLocks noChangeAspect="1"/>
                    </pic:cNvPicPr>
                  </pic:nvPicPr>
                  <pic:blipFill>
                    <a:blip r:embed="rId86" r:link="rId87"/>
                    <a:stretch>
                      <a:fillRect/>
                    </a:stretch>
                  </pic:blipFill>
                  <pic:spPr>
                    <a:xfrm>
                      <a:off x="0" y="0"/>
                      <a:ext cx="142875" cy="20955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的值是不会改变的，它只随着超平面的变动而变动，因此，这是更加合适的一个间隔。</w:t>
      </w:r>
      <w:del w:id="1">
        <w:r>
          <w:rPr>
            <w:rFonts w:hint="default" w:ascii="Arial" w:hAnsi="Arial" w:cs="Arial"/>
            <w:b w:val="0"/>
            <w:i w:val="0"/>
            <w:caps w:val="0"/>
            <w:color w:val="333333"/>
            <w:spacing w:val="0"/>
            <w:sz w:val="21"/>
            <w:szCs w:val="21"/>
            <w:shd w:val="clear" w:fill="FFFFFF"/>
          </w:rPr>
          <w:delText>那么，</w:delText>
        </w:r>
      </w:del>
      <w:r>
        <w:rPr>
          <w:rFonts w:hint="default" w:ascii="Arial" w:hAnsi="Arial" w:cs="Arial"/>
          <w:b w:val="0"/>
          <w:i w:val="0"/>
          <w:caps w:val="0"/>
          <w:color w:val="333333"/>
          <w:spacing w:val="0"/>
          <w:sz w:val="21"/>
          <w:szCs w:val="21"/>
          <w:shd w:val="clear" w:fill="FFFFFF"/>
        </w:rPr>
        <w:t>  换言之，这里要找的最大间隔分类超平面中的“间隔”指的是几何间隔。</w:t>
      </w:r>
    </w:p>
    <w:p>
      <w:pPr>
        <w:pStyle w:val="6"/>
        <w:keepNext w:val="0"/>
        <w:keepLines w:val="0"/>
        <w:widowControl/>
        <w:suppressLineNumbers w:val="0"/>
        <w:pBdr>
          <w:top w:val="none" w:color="auto" w:sz="0" w:space="0"/>
          <w:bottom w:val="none" w:color="auto" w:sz="0" w:space="0"/>
        </w:pBdr>
        <w:shd w:val="clear" w:fill="FFFFFF"/>
        <w:spacing w:before="210" w:beforeAutospacing="0" w:after="210" w:afterAutospacing="0" w:line="300" w:lineRule="atLeast"/>
        <w:ind w:left="0" w:firstLine="0"/>
        <w:jc w:val="left"/>
        <w:rPr>
          <w:rFonts w:hint="default" w:ascii="Tahoma" w:hAnsi="Tahoma" w:eastAsia="Tahoma" w:cs="Tahoma"/>
          <w:b w:val="0"/>
          <w:i w:val="0"/>
          <w:caps w:val="0"/>
          <w:color w:val="333333"/>
          <w:spacing w:val="0"/>
          <w:sz w:val="21"/>
          <w:szCs w:val="21"/>
        </w:rPr>
      </w:pPr>
      <w:r>
        <w:rPr>
          <w:rFonts w:hint="default" w:ascii="Tahoma" w:hAnsi="Tahoma" w:eastAsia="Tahoma" w:cs="Tahoma"/>
          <w:b w:val="0"/>
          <w:i w:val="0"/>
          <w:caps w:val="0"/>
          <w:color w:val="333333"/>
          <w:spacing w:val="0"/>
          <w:sz w:val="21"/>
          <w:szCs w:val="21"/>
          <w:shd w:val="clear" w:fill="FFFFFF"/>
        </w:rPr>
        <w:t>   于是最大间隔分类器（maximum margin classifier）的目标函数可以定义为：</w:t>
      </w:r>
    </w:p>
    <w:p>
      <w:pPr>
        <w:keepNext w:val="0"/>
        <w:keepLines w:val="0"/>
        <w:widowControl/>
        <w:suppressLineNumbers w:val="0"/>
        <w:shd w:val="clear" w:fill="FFFFFF"/>
        <w:spacing w:before="210" w:beforeAutospacing="0" w:after="210" w:afterAutospacing="0" w:line="390" w:lineRule="atLeast"/>
        <w:ind w:left="0" w:right="0" w:firstLine="0"/>
        <w:jc w:val="center"/>
        <w:rPr>
          <w:rFonts w:hint="default" w:ascii="Arial" w:hAnsi="Arial" w:cs="Arial"/>
          <w:b w:val="0"/>
          <w:i w:val="0"/>
          <w:caps w:val="0"/>
          <w:color w:val="333333"/>
          <w:spacing w:val="0"/>
          <w:sz w:val="21"/>
          <w:szCs w:val="21"/>
        </w:rPr>
      </w:pPr>
      <w:r>
        <w:rPr>
          <w:rFonts w:hint="default" w:ascii="serif" w:hAnsi="serif" w:eastAsia="serif" w:cs="serif"/>
          <w:b w:val="0"/>
          <w:i w:val="0"/>
          <w:caps w:val="0"/>
          <w:color w:val="333333"/>
          <w:spacing w:val="0"/>
          <w:kern w:val="0"/>
          <w:sz w:val="21"/>
          <w:szCs w:val="21"/>
          <w:shd w:val="clear" w:fill="FFFFFF"/>
          <w:lang w:val="en-US" w:eastAsia="zh-CN" w:bidi="ar"/>
        </w:rPr>
        <w:fldChar w:fldCharType="begin"/>
      </w:r>
      <w:r>
        <w:rPr>
          <w:rFonts w:hint="default" w:ascii="serif" w:hAnsi="serif" w:eastAsia="serif" w:cs="serif"/>
          <w:b w:val="0"/>
          <w:i w:val="0"/>
          <w:caps w:val="0"/>
          <w:color w:val="333333"/>
          <w:spacing w:val="0"/>
          <w:kern w:val="0"/>
          <w:sz w:val="21"/>
          <w:szCs w:val="21"/>
          <w:shd w:val="clear" w:fill="FFFFFF"/>
          <w:lang w:val="en-US" w:eastAsia="zh-CN" w:bidi="ar"/>
        </w:rPr>
        <w:instrText xml:space="preserve">INCLUDEPICTURE \d "http://img.blog.csdn.net/20131111160612687" \* MERGEFORMATINET </w:instrText>
      </w:r>
      <w:r>
        <w:rPr>
          <w:rFonts w:hint="default" w:ascii="serif" w:hAnsi="serif" w:eastAsia="serif" w:cs="serif"/>
          <w:b w:val="0"/>
          <w:i w:val="0"/>
          <w:caps w:val="0"/>
          <w:color w:val="333333"/>
          <w:spacing w:val="0"/>
          <w:kern w:val="0"/>
          <w:sz w:val="21"/>
          <w:szCs w:val="21"/>
          <w:shd w:val="clear" w:fill="FFFFFF"/>
          <w:lang w:val="en-US" w:eastAsia="zh-CN" w:bidi="ar"/>
        </w:rPr>
        <w:fldChar w:fldCharType="separate"/>
      </w:r>
      <w:r>
        <w:rPr>
          <w:rFonts w:hint="default" w:ascii="serif" w:hAnsi="serif" w:eastAsia="serif" w:cs="serif"/>
          <w:b w:val="0"/>
          <w:i w:val="0"/>
          <w:caps w:val="0"/>
          <w:color w:val="333333"/>
          <w:spacing w:val="0"/>
          <w:kern w:val="0"/>
          <w:sz w:val="21"/>
          <w:szCs w:val="21"/>
          <w:shd w:val="clear" w:fill="FFFFFF"/>
          <w:lang w:val="en-US" w:eastAsia="zh-CN" w:bidi="ar"/>
        </w:rPr>
        <w:drawing>
          <wp:inline distT="0" distB="0" distL="114300" distR="114300">
            <wp:extent cx="523875" cy="209550"/>
            <wp:effectExtent l="0" t="0" r="9525" b="0"/>
            <wp:docPr id="47" name="图片 64" descr="IMG_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4" descr="IMG_319"/>
                    <pic:cNvPicPr>
                      <a:picLocks noChangeAspect="1"/>
                    </pic:cNvPicPr>
                  </pic:nvPicPr>
                  <pic:blipFill>
                    <a:blip r:embed="rId88" r:link="rId89"/>
                    <a:stretch>
                      <a:fillRect/>
                    </a:stretch>
                  </pic:blipFill>
                  <pic:spPr>
                    <a:xfrm>
                      <a:off x="0" y="0"/>
                      <a:ext cx="523875" cy="209550"/>
                    </a:xfrm>
                    <a:prstGeom prst="rect">
                      <a:avLst/>
                    </a:prstGeom>
                    <a:noFill/>
                    <a:ln w="9525">
                      <a:noFill/>
                      <a:miter/>
                    </a:ln>
                  </pic:spPr>
                </pic:pic>
              </a:graphicData>
            </a:graphic>
          </wp:inline>
        </w:drawing>
      </w:r>
      <w:r>
        <w:rPr>
          <w:rFonts w:hint="default" w:ascii="serif" w:hAnsi="serif" w:eastAsia="serif" w:cs="serif"/>
          <w:b w:val="0"/>
          <w:i w:val="0"/>
          <w:caps w:val="0"/>
          <w:color w:val="333333"/>
          <w:spacing w:val="0"/>
          <w:kern w:val="0"/>
          <w:sz w:val="21"/>
          <w:szCs w:val="21"/>
          <w:shd w:val="clear" w:fill="FFFFFF"/>
          <w:lang w:val="en-US" w:eastAsia="zh-CN" w:bidi="ar"/>
        </w:rPr>
        <w:fldChar w:fldCharType="end"/>
      </w:r>
    </w:p>
    <w:p>
      <w:pPr>
        <w:pStyle w:val="6"/>
        <w:keepNext w:val="0"/>
        <w:keepLines w:val="0"/>
        <w:widowControl/>
        <w:suppressLineNumbers w:val="0"/>
        <w:pBdr>
          <w:top w:val="none" w:color="auto" w:sz="0" w:space="0"/>
          <w:bottom w:val="none" w:color="auto" w:sz="0" w:space="0"/>
        </w:pBdr>
        <w:shd w:val="clear" w:fill="FFFFFF"/>
        <w:spacing w:before="210" w:beforeAutospacing="0" w:after="210" w:afterAutospacing="0" w:line="300" w:lineRule="atLeast"/>
        <w:ind w:left="0" w:firstLine="0"/>
        <w:jc w:val="left"/>
        <w:rPr>
          <w:rFonts w:hint="default" w:ascii="Tahoma" w:hAnsi="Tahoma" w:eastAsia="Tahoma" w:cs="Tahoma"/>
          <w:b w:val="0"/>
          <w:i w:val="0"/>
          <w:caps w:val="0"/>
          <w:color w:val="333333"/>
          <w:spacing w:val="0"/>
          <w:sz w:val="21"/>
          <w:szCs w:val="21"/>
        </w:rPr>
      </w:pPr>
      <w:r>
        <w:rPr>
          <w:rFonts w:hint="default" w:ascii="Tahoma" w:hAnsi="Tahoma" w:eastAsia="Tahoma" w:cs="Tahoma"/>
          <w:b w:val="0"/>
          <w:i w:val="0"/>
          <w:caps w:val="0"/>
          <w:color w:val="333333"/>
          <w:spacing w:val="0"/>
          <w:sz w:val="21"/>
          <w:szCs w:val="21"/>
          <w:shd w:val="clear" w:fill="FFFFFF"/>
        </w:rPr>
        <w:t>    同时需满足一些条件，根据间隔的定义，有</w:t>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ind w:left="2882" w:right="2882"/>
        <w:jc w:val="left"/>
        <w:rPr>
          <w:rFonts w:hint="default" w:ascii="Tahoma" w:hAnsi="Tahoma" w:eastAsia="Tahoma" w:cs="Tahoma"/>
          <w:sz w:val="21"/>
          <w:szCs w:val="21"/>
        </w:rPr>
      </w:pPr>
      <w:r>
        <w:rPr>
          <w:rFonts w:hint="default" w:ascii="serif" w:hAnsi="serif" w:eastAsia="serif" w:cs="serif"/>
          <w:b w:val="0"/>
          <w:i w:val="0"/>
          <w:caps w:val="0"/>
          <w:color w:val="333333"/>
          <w:spacing w:val="0"/>
          <w:sz w:val="21"/>
          <w:szCs w:val="21"/>
          <w:shd w:val="clear" w:fill="FFFFFF"/>
        </w:rPr>
        <w:fldChar w:fldCharType="begin"/>
      </w:r>
      <w:r>
        <w:rPr>
          <w:rFonts w:hint="default" w:ascii="serif" w:hAnsi="serif" w:eastAsia="serif" w:cs="serif"/>
          <w:b w:val="0"/>
          <w:i w:val="0"/>
          <w:caps w:val="0"/>
          <w:color w:val="333333"/>
          <w:spacing w:val="0"/>
          <w:sz w:val="21"/>
          <w:szCs w:val="21"/>
          <w:shd w:val="clear" w:fill="FFFFFF"/>
        </w:rPr>
        <w:instrText xml:space="preserve">INCLUDEPICTURE \d "http://img.my.csdn.net/uploads/201210/25/1351141813_4166.jpg" \* MERGEFORMATINET </w:instrText>
      </w:r>
      <w:r>
        <w:rPr>
          <w:rFonts w:hint="default" w:ascii="serif" w:hAnsi="serif" w:eastAsia="serif" w:cs="serif"/>
          <w:b w:val="0"/>
          <w:i w:val="0"/>
          <w:caps w:val="0"/>
          <w:color w:val="333333"/>
          <w:spacing w:val="0"/>
          <w:sz w:val="21"/>
          <w:szCs w:val="21"/>
          <w:shd w:val="clear" w:fill="FFFFFF"/>
        </w:rPr>
        <w:fldChar w:fldCharType="separate"/>
      </w:r>
      <w:r>
        <w:rPr>
          <w:rFonts w:hint="default" w:ascii="serif" w:hAnsi="serif" w:eastAsia="serif" w:cs="serif"/>
          <w:b w:val="0"/>
          <w:i w:val="0"/>
          <w:caps w:val="0"/>
          <w:color w:val="333333"/>
          <w:spacing w:val="0"/>
          <w:sz w:val="21"/>
          <w:szCs w:val="21"/>
          <w:shd w:val="clear" w:fill="FFFFFF"/>
        </w:rPr>
        <w:drawing>
          <wp:inline distT="0" distB="0" distL="114300" distR="114300">
            <wp:extent cx="3295650" cy="381000"/>
            <wp:effectExtent l="0" t="0" r="0" b="0"/>
            <wp:docPr id="39" name="图片 65" descr="IMG_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5" descr="IMG_320"/>
                    <pic:cNvPicPr>
                      <a:picLocks noChangeAspect="1"/>
                    </pic:cNvPicPr>
                  </pic:nvPicPr>
                  <pic:blipFill>
                    <a:blip r:embed="rId90" r:link="rId91"/>
                    <a:stretch>
                      <a:fillRect/>
                    </a:stretch>
                  </pic:blipFill>
                  <pic:spPr>
                    <a:xfrm>
                      <a:off x="0" y="0"/>
                      <a:ext cx="3295650" cy="381000"/>
                    </a:xfrm>
                    <a:prstGeom prst="rect">
                      <a:avLst/>
                    </a:prstGeom>
                    <a:noFill/>
                    <a:ln w="9525">
                      <a:noFill/>
                      <a:miter/>
                    </a:ln>
                  </pic:spPr>
                </pic:pic>
              </a:graphicData>
            </a:graphic>
          </wp:inline>
        </w:drawing>
      </w:r>
      <w:r>
        <w:rPr>
          <w:rFonts w:hint="default" w:ascii="serif" w:hAnsi="serif" w:eastAsia="serif" w:cs="serif"/>
          <w:b w:val="0"/>
          <w:i w:val="0"/>
          <w:caps w:val="0"/>
          <w:color w:val="333333"/>
          <w:spacing w:val="0"/>
          <w:sz w:val="21"/>
          <w:szCs w:val="21"/>
          <w:shd w:val="clear" w:fill="FFFFFF"/>
        </w:rPr>
        <w:fldChar w:fldCharType="end"/>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其中，</w:t>
      </w:r>
      <w:r>
        <w:rPr>
          <w:rFonts w:hint="default" w:ascii="Times New Roman" w:hAnsi="Times New Roman" w:cs="Times New Roman"/>
          <w:b w:val="0"/>
          <w:i w:val="0"/>
          <w:caps w:val="0"/>
          <w:color w:val="333333"/>
          <w:spacing w:val="0"/>
          <w:sz w:val="21"/>
          <w:szCs w:val="21"/>
          <w:shd w:val="clear" w:fill="FFFFFF"/>
        </w:rPr>
        <w:t>s.t.</w:t>
      </w:r>
      <w:r>
        <w:rPr>
          <w:rFonts w:hint="eastAsia" w:ascii="宋体" w:hAnsi="宋体" w:eastAsia="宋体" w:cs="宋体"/>
          <w:b w:val="0"/>
          <w:i w:val="0"/>
          <w:caps w:val="0"/>
          <w:color w:val="333333"/>
          <w:spacing w:val="0"/>
          <w:sz w:val="21"/>
          <w:szCs w:val="21"/>
          <w:shd w:val="clear" w:fill="FFFFFF"/>
        </w:rPr>
        <w:t>，即</w:t>
      </w:r>
      <w:r>
        <w:rPr>
          <w:rFonts w:hint="default" w:ascii="Times New Roman" w:hAnsi="Times New Roman" w:cs="Times New Roman"/>
          <w:b w:val="0"/>
          <w:i w:val="0"/>
          <w:caps w:val="0"/>
          <w:color w:val="333333"/>
          <w:spacing w:val="0"/>
          <w:sz w:val="21"/>
          <w:szCs w:val="21"/>
          <w:shd w:val="clear" w:fill="FFFFFF"/>
        </w:rPr>
        <w:t>subject to</w:t>
      </w:r>
      <w:r>
        <w:rPr>
          <w:rFonts w:hint="eastAsia" w:ascii="宋体" w:hAnsi="宋体" w:eastAsia="宋体" w:cs="宋体"/>
          <w:b w:val="0"/>
          <w:i w:val="0"/>
          <w:caps w:val="0"/>
          <w:color w:val="333333"/>
          <w:spacing w:val="0"/>
          <w:sz w:val="21"/>
          <w:szCs w:val="21"/>
          <w:shd w:val="clear" w:fill="FFFFFF"/>
        </w:rPr>
        <w:t>的意思，它导出的是约束条件</w:t>
      </w:r>
      <w:r>
        <w:rPr>
          <w:rFonts w:hint="default" w:ascii="Arial" w:hAnsi="Arial" w:cs="Arial"/>
          <w:b w:val="0"/>
          <w:i w:val="0"/>
          <w:caps w:val="0"/>
          <w:color w:val="333333"/>
          <w:spacing w:val="0"/>
          <w:sz w:val="21"/>
          <w:szCs w:val="21"/>
          <w:shd w:val="clear" w:fill="FFFFFF"/>
        </w:rPr>
        <w:t>。</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回顾下几何间隔的定义</w:t>
      </w:r>
      <w:r>
        <w:rPr>
          <w:rFonts w:hint="default" w:ascii="serif" w:hAnsi="serif" w:eastAsia="serif" w:cs="serif"/>
          <w:b w:val="0"/>
          <w:i w:val="0"/>
          <w:caps w:val="0"/>
          <w:color w:val="333333"/>
          <w:spacing w:val="0"/>
          <w:sz w:val="21"/>
          <w:szCs w:val="21"/>
          <w:shd w:val="clear" w:fill="FFFFFF"/>
        </w:rPr>
        <w:fldChar w:fldCharType="begin"/>
      </w:r>
      <w:r>
        <w:rPr>
          <w:rFonts w:hint="default" w:ascii="serif" w:hAnsi="serif" w:eastAsia="serif" w:cs="serif"/>
          <w:b w:val="0"/>
          <w:i w:val="0"/>
          <w:caps w:val="0"/>
          <w:color w:val="333333"/>
          <w:spacing w:val="0"/>
          <w:sz w:val="21"/>
          <w:szCs w:val="21"/>
          <w:shd w:val="clear" w:fill="FFFFFF"/>
        </w:rPr>
        <w:instrText xml:space="preserve">INCLUDEPICTURE \d "http://img.blog.csdn.net/20131107201919484" \* MERGEFORMATINET </w:instrText>
      </w:r>
      <w:r>
        <w:rPr>
          <w:rFonts w:hint="default" w:ascii="serif" w:hAnsi="serif" w:eastAsia="serif" w:cs="serif"/>
          <w:b w:val="0"/>
          <w:i w:val="0"/>
          <w:caps w:val="0"/>
          <w:color w:val="333333"/>
          <w:spacing w:val="0"/>
          <w:sz w:val="21"/>
          <w:szCs w:val="21"/>
          <w:shd w:val="clear" w:fill="FFFFFF"/>
        </w:rPr>
        <w:fldChar w:fldCharType="separate"/>
      </w:r>
      <w:r>
        <w:rPr>
          <w:rFonts w:hint="default" w:ascii="serif" w:hAnsi="serif" w:eastAsia="serif" w:cs="serif"/>
          <w:b w:val="0"/>
          <w:i w:val="0"/>
          <w:caps w:val="0"/>
          <w:color w:val="333333"/>
          <w:spacing w:val="0"/>
          <w:sz w:val="21"/>
          <w:szCs w:val="21"/>
          <w:shd w:val="clear" w:fill="FFFFFF"/>
        </w:rPr>
        <w:drawing>
          <wp:inline distT="0" distB="0" distL="114300" distR="114300">
            <wp:extent cx="1314450" cy="533400"/>
            <wp:effectExtent l="0" t="0" r="0" b="0"/>
            <wp:docPr id="45" name="图片 66" descr="IMG_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6" descr="IMG_321"/>
                    <pic:cNvPicPr>
                      <a:picLocks noChangeAspect="1"/>
                    </pic:cNvPicPr>
                  </pic:nvPicPr>
                  <pic:blipFill>
                    <a:blip r:embed="rId80" r:link="rId81"/>
                    <a:stretch>
                      <a:fillRect/>
                    </a:stretch>
                  </pic:blipFill>
                  <pic:spPr>
                    <a:xfrm>
                      <a:off x="0" y="0"/>
                      <a:ext cx="1314450" cy="533400"/>
                    </a:xfrm>
                    <a:prstGeom prst="rect">
                      <a:avLst/>
                    </a:prstGeom>
                    <a:noFill/>
                    <a:ln w="9525">
                      <a:noFill/>
                      <a:miter/>
                    </a:ln>
                  </pic:spPr>
                </pic:pic>
              </a:graphicData>
            </a:graphic>
          </wp:inline>
        </w:drawing>
      </w:r>
      <w:r>
        <w:rPr>
          <w:rFonts w:hint="default" w:ascii="serif" w:hAnsi="serif" w:eastAsia="serif" w:cs="serif"/>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可知：如果令函数间隔</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"http://img.blog.csdn.net/20131111154113734"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190500" cy="200025"/>
            <wp:effectExtent l="0" t="0" r="0" b="9525"/>
            <wp:docPr id="43" name="图片 67" descr="IMG_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7" descr="IMG_322"/>
                    <pic:cNvPicPr>
                      <a:picLocks noChangeAspect="1"/>
                    </pic:cNvPicPr>
                  </pic:nvPicPr>
                  <pic:blipFill>
                    <a:blip r:embed="rId54" r:link="rId55"/>
                    <a:stretch>
                      <a:fillRect/>
                    </a:stretch>
                  </pic:blipFill>
                  <pic:spPr>
                    <a:xfrm>
                      <a:off x="0" y="0"/>
                      <a:ext cx="190500" cy="200025"/>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等于</w:t>
      </w:r>
      <w:r>
        <w:rPr>
          <w:rFonts w:hint="default" w:ascii="Times New Roman" w:hAnsi="Times New Roman" w:cs="Times New Roman"/>
          <w:b w:val="0"/>
          <w:i w:val="0"/>
          <w:caps w:val="0"/>
          <w:color w:val="333333"/>
          <w:spacing w:val="0"/>
          <w:sz w:val="21"/>
          <w:szCs w:val="21"/>
          <w:shd w:val="clear" w:fill="FFFFFF"/>
        </w:rPr>
        <w:t>1（</w:t>
      </w:r>
      <w:r>
        <w:rPr>
          <w:rFonts w:hint="default" w:ascii="Times New Roman" w:hAnsi="Times New Roman" w:cs="Times New Roman"/>
          <w:b w:val="0"/>
          <w:i w:val="0"/>
          <w:caps w:val="0"/>
          <w:color w:val="333333"/>
          <w:spacing w:val="0"/>
          <w:sz w:val="18"/>
          <w:szCs w:val="18"/>
          <w:shd w:val="clear" w:fill="FFFFFF"/>
        </w:rPr>
        <w:t>之所以令</w:t>
      </w:r>
      <w:r>
        <w:rPr>
          <w:rFonts w:hint="default" w:ascii="Tahoma" w:hAnsi="Tahoma" w:eastAsia="Tahoma" w:cs="Tahoma"/>
          <w:b w:val="0"/>
          <w:i w:val="0"/>
          <w:caps w:val="0"/>
          <w:color w:val="333333"/>
          <w:spacing w:val="0"/>
          <w:sz w:val="18"/>
          <w:szCs w:val="18"/>
          <w:shd w:val="clear" w:fill="FFFFFF"/>
        </w:rPr>
        <w:fldChar w:fldCharType="begin"/>
      </w:r>
      <w:r>
        <w:rPr>
          <w:rFonts w:hint="default" w:ascii="Tahoma" w:hAnsi="Tahoma" w:eastAsia="Tahoma" w:cs="Tahoma"/>
          <w:b w:val="0"/>
          <w:i w:val="0"/>
          <w:caps w:val="0"/>
          <w:color w:val="333333"/>
          <w:spacing w:val="0"/>
          <w:sz w:val="18"/>
          <w:szCs w:val="18"/>
          <w:shd w:val="clear" w:fill="FFFFFF"/>
        </w:rPr>
        <w:instrText xml:space="preserve">INCLUDEPICTURE \d "http://img.blog.csdn.net/20131111154113734" \* MERGEFORMATINET </w:instrText>
      </w:r>
      <w:r>
        <w:rPr>
          <w:rFonts w:hint="default" w:ascii="Tahoma" w:hAnsi="Tahoma" w:eastAsia="Tahoma" w:cs="Tahoma"/>
          <w:b w:val="0"/>
          <w:i w:val="0"/>
          <w:caps w:val="0"/>
          <w:color w:val="333333"/>
          <w:spacing w:val="0"/>
          <w:sz w:val="18"/>
          <w:szCs w:val="18"/>
          <w:shd w:val="clear" w:fill="FFFFFF"/>
        </w:rPr>
        <w:fldChar w:fldCharType="separate"/>
      </w:r>
      <w:r>
        <w:rPr>
          <w:rFonts w:hint="default" w:ascii="Tahoma" w:hAnsi="Tahoma" w:eastAsia="Tahoma" w:cs="Tahoma"/>
          <w:b w:val="0"/>
          <w:i w:val="0"/>
          <w:caps w:val="0"/>
          <w:color w:val="333333"/>
          <w:spacing w:val="0"/>
          <w:sz w:val="18"/>
          <w:szCs w:val="18"/>
          <w:shd w:val="clear" w:fill="FFFFFF"/>
        </w:rPr>
        <w:drawing>
          <wp:inline distT="0" distB="0" distL="114300" distR="114300">
            <wp:extent cx="190500" cy="200025"/>
            <wp:effectExtent l="0" t="0" r="0" b="9525"/>
            <wp:docPr id="36" name="图片 68" descr="IMG_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8" descr="IMG_323"/>
                    <pic:cNvPicPr>
                      <a:picLocks noChangeAspect="1"/>
                    </pic:cNvPicPr>
                  </pic:nvPicPr>
                  <pic:blipFill>
                    <a:blip r:embed="rId54" r:link="rId55"/>
                    <a:stretch>
                      <a:fillRect/>
                    </a:stretch>
                  </pic:blipFill>
                  <pic:spPr>
                    <a:xfrm>
                      <a:off x="0" y="0"/>
                      <a:ext cx="190500" cy="200025"/>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18"/>
          <w:szCs w:val="18"/>
          <w:shd w:val="clear" w:fill="FFFFFF"/>
        </w:rPr>
        <w:fldChar w:fldCharType="end"/>
      </w:r>
      <w:r>
        <w:rPr>
          <w:rFonts w:hint="default" w:ascii="Times New Roman" w:hAnsi="Times New Roman" w:cs="Times New Roman"/>
          <w:b w:val="0"/>
          <w:i w:val="0"/>
          <w:caps w:val="0"/>
          <w:color w:val="333333"/>
          <w:spacing w:val="0"/>
          <w:sz w:val="18"/>
          <w:szCs w:val="18"/>
          <w:shd w:val="clear" w:fill="FFFFFF"/>
        </w:rPr>
        <w:t>等于1，是为了方便推导和优化，且这样做</w:t>
      </w:r>
      <w:r>
        <w:rPr>
          <w:rFonts w:hint="default" w:ascii="Tahoma" w:hAnsi="Tahoma" w:eastAsia="Tahoma" w:cs="Tahoma"/>
          <w:b w:val="0"/>
          <w:i w:val="0"/>
          <w:caps w:val="0"/>
          <w:color w:val="333333"/>
          <w:spacing w:val="0"/>
          <w:sz w:val="18"/>
          <w:szCs w:val="18"/>
          <w:shd w:val="clear" w:fill="FFFFFF"/>
        </w:rPr>
        <w:t>对目标函数的优化没有影响，至于为什么，请见本文评论下</w:t>
      </w:r>
      <w:r>
        <w:rPr>
          <w:rFonts w:hint="default" w:ascii="Tahoma" w:hAnsi="Tahoma" w:eastAsia="Tahoma" w:cs="Tahoma"/>
          <w:b w:val="0"/>
          <w:i w:val="0"/>
          <w:caps w:val="0"/>
          <w:color w:val="660000"/>
          <w:spacing w:val="0"/>
          <w:sz w:val="18"/>
          <w:szCs w:val="18"/>
          <w:shd w:val="clear" w:fill="FFFFFF"/>
        </w:rPr>
        <w:t>第42楼</w:t>
      </w:r>
      <w:r>
        <w:rPr>
          <w:rFonts w:hint="default" w:ascii="Tahoma" w:hAnsi="Tahoma" w:eastAsia="Tahoma" w:cs="Tahoma"/>
          <w:b w:val="0"/>
          <w:i w:val="0"/>
          <w:caps w:val="0"/>
          <w:color w:val="333333"/>
          <w:spacing w:val="0"/>
          <w:sz w:val="18"/>
          <w:szCs w:val="18"/>
          <w:shd w:val="clear" w:fill="FFFFFF"/>
        </w:rPr>
        <w:t>回复</w:t>
      </w:r>
      <w:r>
        <w:rPr>
          <w:rFonts w:hint="default" w:ascii="Times New Roman" w:hAnsi="Times New Roman" w:cs="Times New Roman"/>
          <w:b w:val="0"/>
          <w:i w:val="0"/>
          <w:caps w:val="0"/>
          <w:color w:val="333333"/>
          <w:spacing w:val="0"/>
          <w:sz w:val="21"/>
          <w:szCs w:val="21"/>
          <w:shd w:val="clear" w:fill="FFFFFF"/>
        </w:rPr>
        <w:t>）</w:t>
      </w:r>
      <w:r>
        <w:rPr>
          <w:rFonts w:hint="eastAsia" w:ascii="宋体" w:hAnsi="宋体" w:eastAsia="宋体" w:cs="宋体"/>
          <w:b w:val="0"/>
          <w:i w:val="0"/>
          <w:caps w:val="0"/>
          <w:color w:val="333333"/>
          <w:spacing w:val="0"/>
          <w:sz w:val="21"/>
          <w:szCs w:val="21"/>
          <w:shd w:val="clear" w:fill="FFFFFF"/>
        </w:rPr>
        <w:t>，则有</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"http://img.blog.csdn.net/20131111154137453"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142875" cy="209550"/>
            <wp:effectExtent l="0" t="0" r="9525" b="0"/>
            <wp:docPr id="42" name="图片 69" descr="IMG_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9" descr="IMG_324"/>
                    <pic:cNvPicPr>
                      <a:picLocks noChangeAspect="1"/>
                    </pic:cNvPicPr>
                  </pic:nvPicPr>
                  <pic:blipFill>
                    <a:blip r:embed="rId86" r:link="rId87"/>
                    <a:stretch>
                      <a:fillRect/>
                    </a:stretch>
                  </pic:blipFill>
                  <pic:spPr>
                    <a:xfrm>
                      <a:off x="0" y="0"/>
                      <a:ext cx="142875" cy="20955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 = 1 / ||w||且</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"http://img.blog.csdn.net/20140829140642940"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2419350" cy="266700"/>
            <wp:effectExtent l="0" t="0" r="0" b="0"/>
            <wp:docPr id="41" name="图片 70" descr="IMG_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0" descr="IMG_325"/>
                    <pic:cNvPicPr>
                      <a:picLocks noChangeAspect="1"/>
                    </pic:cNvPicPr>
                  </pic:nvPicPr>
                  <pic:blipFill>
                    <a:blip r:embed="rId92" r:link="rId93"/>
                    <a:stretch>
                      <a:fillRect/>
                    </a:stretch>
                  </pic:blipFill>
                  <pic:spPr>
                    <a:xfrm>
                      <a:off x="0" y="0"/>
                      <a:ext cx="2419350" cy="266700"/>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，从而上述目标函数转化成了</w:t>
      </w:r>
    </w:p>
    <w:p>
      <w:pPr>
        <w:pStyle w:val="6"/>
        <w:keepNext w:val="0"/>
        <w:keepLines w:val="0"/>
        <w:widowControl/>
        <w:suppressLineNumbers w:val="0"/>
        <w:spacing w:line="390" w:lineRule="atLeast"/>
        <w:ind w:left="2160" w:right="2160"/>
        <w:jc w:val="left"/>
      </w:pP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"http://img.my.csdn.net/uploads/201210/25/1351141837_7366.jpg"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4057650" cy="571500"/>
            <wp:effectExtent l="0" t="0" r="0" b="0"/>
            <wp:docPr id="40" name="图片 71" descr="IMG_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1" descr="IMG_326"/>
                    <pic:cNvPicPr>
                      <a:picLocks noChangeAspect="1"/>
                    </pic:cNvPicPr>
                  </pic:nvPicPr>
                  <pic:blipFill>
                    <a:blip r:embed="rId52" r:link="rId53"/>
                    <a:stretch>
                      <a:fillRect/>
                    </a:stretch>
                  </pic:blipFill>
                  <pic:spPr>
                    <a:xfrm>
                      <a:off x="0" y="0"/>
                      <a:ext cx="4057650" cy="5715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这个目标函数便是在相应的约束条件</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"http://img.blog.csdn.net/20140829140642940"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2419350" cy="266700"/>
            <wp:effectExtent l="0" t="0" r="0" b="0"/>
            <wp:docPr id="46" name="图片 72" descr="IMG_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2" descr="IMG_327"/>
                    <pic:cNvPicPr>
                      <a:picLocks noChangeAspect="1"/>
                    </pic:cNvPicPr>
                  </pic:nvPicPr>
                  <pic:blipFill>
                    <a:blip r:embed="rId92" r:link="rId93"/>
                    <a:stretch>
                      <a:fillRect/>
                    </a:stretch>
                  </pic:blipFill>
                  <pic:spPr>
                    <a:xfrm>
                      <a:off x="0" y="0"/>
                      <a:ext cx="2419350" cy="2667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下，最大化这个</w:t>
      </w:r>
      <w:r>
        <w:rPr>
          <w:rFonts w:hint="default" w:ascii="Times New Roman" w:hAnsi="Times New Roman" w:cs="Times New Roman"/>
          <w:b w:val="0"/>
          <w:i w:val="0"/>
          <w:caps w:val="0"/>
          <w:color w:val="333333"/>
          <w:spacing w:val="0"/>
          <w:sz w:val="21"/>
          <w:szCs w:val="21"/>
          <w:shd w:val="clear" w:fill="FFFFFF"/>
        </w:rPr>
        <w:t>1/||w||</w:t>
      </w:r>
      <w:r>
        <w:rPr>
          <w:rFonts w:hint="eastAsia" w:ascii="宋体" w:hAnsi="宋体" w:eastAsia="宋体" w:cs="宋体"/>
          <w:b w:val="0"/>
          <w:i w:val="0"/>
          <w:caps w:val="0"/>
          <w:color w:val="333333"/>
          <w:spacing w:val="0"/>
          <w:sz w:val="21"/>
          <w:szCs w:val="21"/>
          <w:shd w:val="clear" w:fill="FFFFFF"/>
        </w:rPr>
        <w:t>值</w:t>
      </w:r>
      <w:r>
        <w:rPr>
          <w:rFonts w:hint="default" w:ascii="Arial" w:hAnsi="Arial" w:cs="Arial"/>
          <w:b w:val="0"/>
          <w:i w:val="0"/>
          <w:caps w:val="0"/>
          <w:color w:val="333333"/>
          <w:spacing w:val="0"/>
          <w:sz w:val="21"/>
          <w:szCs w:val="21"/>
          <w:shd w:val="clear" w:fill="FFFFFF"/>
        </w:rPr>
        <w:t>，而1/||w||便是几何间隔</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"http://img.blog.csdn.net/20131111154137453"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142875" cy="209550"/>
            <wp:effectExtent l="0" t="0" r="9525" b="0"/>
            <wp:docPr id="38" name="图片 73" descr="IMG_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3" descr="IMG_328"/>
                    <pic:cNvPicPr>
                      <a:picLocks noChangeAspect="1"/>
                    </pic:cNvPicPr>
                  </pic:nvPicPr>
                  <pic:blipFill>
                    <a:blip r:embed="rId86" r:link="rId87"/>
                    <a:stretch>
                      <a:fillRect/>
                    </a:stretch>
                  </pic:blipFill>
                  <pic:spPr>
                    <a:xfrm>
                      <a:off x="0" y="0"/>
                      <a:ext cx="142875" cy="20955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   </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如下图</w:t>
      </w:r>
      <w:r>
        <w:rPr>
          <w:rFonts w:hint="eastAsia" w:ascii="宋体" w:hAnsi="宋体" w:eastAsia="宋体" w:cs="宋体"/>
          <w:b w:val="0"/>
          <w:i w:val="0"/>
          <w:caps w:val="0"/>
          <w:color w:val="333333"/>
          <w:spacing w:val="0"/>
          <w:sz w:val="21"/>
          <w:szCs w:val="21"/>
          <w:shd w:val="clear" w:fill="FFFFFF"/>
        </w:rPr>
        <w:t>所示</w:t>
      </w:r>
      <w:r>
        <w:rPr>
          <w:rFonts w:hint="default" w:ascii="Arial" w:hAnsi="Arial" w:cs="Arial"/>
          <w:b w:val="0"/>
          <w:i w:val="0"/>
          <w:caps w:val="0"/>
          <w:color w:val="333333"/>
          <w:spacing w:val="0"/>
          <w:sz w:val="21"/>
          <w:szCs w:val="21"/>
          <w:shd w:val="clear" w:fill="FFFFFF"/>
        </w:rPr>
        <w:t>，中间的实线便是寻找到的最优超平面（</w:t>
      </w:r>
      <w:r>
        <w:rPr>
          <w:rFonts w:hint="default" w:ascii="Tahoma" w:hAnsi="Tahoma" w:eastAsia="Tahoma" w:cs="Tahoma"/>
          <w:b w:val="0"/>
          <w:i w:val="0"/>
          <w:caps w:val="0"/>
          <w:color w:val="333333"/>
          <w:spacing w:val="0"/>
          <w:sz w:val="21"/>
          <w:szCs w:val="21"/>
          <w:shd w:val="clear" w:fill="FFFFFF"/>
        </w:rPr>
        <w:t>Optimal Hyper Plane</w:t>
      </w:r>
      <w:r>
        <w:rPr>
          <w:rFonts w:hint="default" w:ascii="Arial" w:hAnsi="Arial" w:cs="Arial"/>
          <w:b w:val="0"/>
          <w:i w:val="0"/>
          <w:caps w:val="0"/>
          <w:color w:val="333333"/>
          <w:spacing w:val="0"/>
          <w:sz w:val="21"/>
          <w:szCs w:val="21"/>
          <w:shd w:val="clear" w:fill="FFFFFF"/>
        </w:rPr>
        <w:t>），其到两条虚线边界的距离相等，这个距离便是几何间隔</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"http://img.blog.csdn.net/20131111154137453"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142875" cy="209550"/>
            <wp:effectExtent l="0" t="0" r="9525" b="0"/>
            <wp:docPr id="32" name="图片 74" descr="IMG_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4" descr="IMG_329"/>
                    <pic:cNvPicPr>
                      <a:picLocks noChangeAspect="1"/>
                    </pic:cNvPicPr>
                  </pic:nvPicPr>
                  <pic:blipFill>
                    <a:blip r:embed="rId86" r:link="rId87"/>
                    <a:stretch>
                      <a:fillRect/>
                    </a:stretch>
                  </pic:blipFill>
                  <pic:spPr>
                    <a:xfrm>
                      <a:off x="0" y="0"/>
                      <a:ext cx="142875" cy="20955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，两条虚线间隔边界之间的距离等于</w:t>
      </w:r>
      <w:r>
        <w:rPr>
          <w:rFonts w:hint="default" w:ascii="Times New Roman" w:hAnsi="Times New Roman" w:cs="Times New Roman"/>
          <w:b w:val="0"/>
          <w:i w:val="0"/>
          <w:caps w:val="0"/>
          <w:color w:val="333333"/>
          <w:spacing w:val="0"/>
          <w:sz w:val="21"/>
          <w:szCs w:val="21"/>
          <w:shd w:val="clear" w:fill="FFFFFF"/>
        </w:rPr>
        <w:t>2</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"http://img.blog.csdn.net/20131111154137453"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142875" cy="209550"/>
            <wp:effectExtent l="0" t="0" r="9525" b="0"/>
            <wp:docPr id="31" name="图片 75" descr="IMG_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5" descr="IMG_330"/>
                    <pic:cNvPicPr>
                      <a:picLocks noChangeAspect="1"/>
                    </pic:cNvPicPr>
                  </pic:nvPicPr>
                  <pic:blipFill>
                    <a:blip r:embed="rId86" r:link="rId87"/>
                    <a:stretch>
                      <a:fillRect/>
                    </a:stretch>
                  </pic:blipFill>
                  <pic:spPr>
                    <a:xfrm>
                      <a:off x="0" y="0"/>
                      <a:ext cx="142875" cy="20955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，而虚线</w:t>
      </w:r>
      <w:r>
        <w:rPr>
          <w:rStyle w:val="8"/>
          <w:rFonts w:hint="default" w:ascii="Arial" w:hAnsi="Arial" w:cs="Arial"/>
          <w:i w:val="0"/>
          <w:caps w:val="0"/>
          <w:color w:val="333333"/>
          <w:spacing w:val="0"/>
          <w:sz w:val="21"/>
          <w:szCs w:val="21"/>
          <w:shd w:val="clear" w:fill="FFFFFF"/>
        </w:rPr>
        <w:t>间隔边界上的点则是支持向量</w:t>
      </w:r>
      <w:r>
        <w:rPr>
          <w:rFonts w:hint="default" w:ascii="Arial" w:hAnsi="Arial" w:cs="Arial"/>
          <w:b w:val="0"/>
          <w:i w:val="0"/>
          <w:caps w:val="0"/>
          <w:color w:val="333333"/>
          <w:spacing w:val="0"/>
          <w:sz w:val="21"/>
          <w:szCs w:val="21"/>
          <w:shd w:val="clear" w:fill="FFFFFF"/>
        </w:rPr>
        <w:t>。由于这些支持向量刚好在虚线间隔边界上，所以它们满足</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"http://img.blog.csdn.net/20131111155244218"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1200150" cy="228600"/>
            <wp:effectExtent l="0" t="0" r="0" b="0"/>
            <wp:docPr id="30" name="图片 76" descr="IMG_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6" descr="IMG_331"/>
                    <pic:cNvPicPr>
                      <a:picLocks noChangeAspect="1"/>
                    </pic:cNvPicPr>
                  </pic:nvPicPr>
                  <pic:blipFill>
                    <a:blip r:embed="rId94" r:link="rId95"/>
                    <a:stretch>
                      <a:fillRect/>
                    </a:stretch>
                  </pic:blipFill>
                  <pic:spPr>
                    <a:xfrm>
                      <a:off x="0" y="0"/>
                      <a:ext cx="1200150" cy="2286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w:t>
      </w:r>
      <w:r>
        <w:rPr>
          <w:rFonts w:hint="default" w:ascii="Tahoma" w:hAnsi="Tahoma" w:eastAsia="Tahoma" w:cs="Tahoma"/>
          <w:b w:val="0"/>
          <w:i w:val="0"/>
          <w:caps w:val="0"/>
          <w:color w:val="333333"/>
          <w:spacing w:val="0"/>
          <w:sz w:val="18"/>
          <w:szCs w:val="18"/>
          <w:shd w:val="clear" w:fill="FFFFFF"/>
        </w:rPr>
        <w:t>还记得我们把 functional margin 定为 1 了吗？上节中：处于方便推导和优化的目的，我们可以令</w:t>
      </w:r>
      <w:r>
        <w:rPr>
          <w:rFonts w:hint="default" w:ascii="Tahoma" w:hAnsi="Tahoma" w:eastAsia="Tahoma" w:cs="Tahoma"/>
          <w:b w:val="0"/>
          <w:i w:val="0"/>
          <w:caps w:val="0"/>
          <w:color w:val="333333"/>
          <w:spacing w:val="0"/>
          <w:sz w:val="18"/>
          <w:szCs w:val="18"/>
          <w:shd w:val="clear" w:fill="FFFFFF"/>
        </w:rPr>
        <w:fldChar w:fldCharType="begin"/>
      </w:r>
      <w:r>
        <w:rPr>
          <w:rFonts w:hint="default" w:ascii="Tahoma" w:hAnsi="Tahoma" w:eastAsia="Tahoma" w:cs="Tahoma"/>
          <w:b w:val="0"/>
          <w:i w:val="0"/>
          <w:caps w:val="0"/>
          <w:color w:val="333333"/>
          <w:spacing w:val="0"/>
          <w:sz w:val="18"/>
          <w:szCs w:val="18"/>
          <w:shd w:val="clear" w:fill="FFFFFF"/>
        </w:rPr>
        <w:instrText xml:space="preserve">INCLUDEPICTURE \d "http://img.blog.csdn.net/20131111154113734" \* MERGEFORMATINET </w:instrText>
      </w:r>
      <w:r>
        <w:rPr>
          <w:rFonts w:hint="default" w:ascii="Tahoma" w:hAnsi="Tahoma" w:eastAsia="Tahoma" w:cs="Tahoma"/>
          <w:b w:val="0"/>
          <w:i w:val="0"/>
          <w:caps w:val="0"/>
          <w:color w:val="333333"/>
          <w:spacing w:val="0"/>
          <w:sz w:val="18"/>
          <w:szCs w:val="18"/>
          <w:shd w:val="clear" w:fill="FFFFFF"/>
        </w:rPr>
        <w:fldChar w:fldCharType="separate"/>
      </w:r>
      <w:r>
        <w:rPr>
          <w:rFonts w:hint="default" w:ascii="Tahoma" w:hAnsi="Tahoma" w:eastAsia="Tahoma" w:cs="Tahoma"/>
          <w:b w:val="0"/>
          <w:i w:val="0"/>
          <w:caps w:val="0"/>
          <w:color w:val="333333"/>
          <w:spacing w:val="0"/>
          <w:sz w:val="18"/>
          <w:szCs w:val="18"/>
          <w:shd w:val="clear" w:fill="FFFFFF"/>
        </w:rPr>
        <w:drawing>
          <wp:inline distT="0" distB="0" distL="114300" distR="114300">
            <wp:extent cx="190500" cy="200025"/>
            <wp:effectExtent l="0" t="0" r="0" b="9525"/>
            <wp:docPr id="29" name="图片 77" descr="IMG_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7" descr="IMG_332"/>
                    <pic:cNvPicPr>
                      <a:picLocks noChangeAspect="1"/>
                    </pic:cNvPicPr>
                  </pic:nvPicPr>
                  <pic:blipFill>
                    <a:blip r:embed="rId54" r:link="rId55"/>
                    <a:stretch>
                      <a:fillRect/>
                    </a:stretch>
                  </pic:blipFill>
                  <pic:spPr>
                    <a:xfrm>
                      <a:off x="0" y="0"/>
                      <a:ext cx="190500" cy="200025"/>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18"/>
          <w:szCs w:val="18"/>
          <w:shd w:val="clear" w:fill="FFFFFF"/>
        </w:rPr>
        <w:fldChar w:fldCharType="end"/>
      </w:r>
      <w:r>
        <w:rPr>
          <w:rFonts w:hint="default" w:ascii="MathJax_Main" w:hAnsi="MathJax_Main" w:eastAsia="MathJax_Main" w:cs="MathJax_Main"/>
          <w:b w:val="0"/>
          <w:i w:val="0"/>
          <w:caps w:val="0"/>
          <w:color w:val="333333"/>
          <w:spacing w:val="0"/>
          <w:sz w:val="18"/>
          <w:szCs w:val="18"/>
          <w:shd w:val="clear" w:fill="FFFFFF"/>
        </w:rPr>
        <w:t>=1</w:t>
      </w:r>
      <w:r>
        <w:rPr>
          <w:rFonts w:hint="default" w:ascii="Arial" w:hAnsi="Arial" w:cs="Arial"/>
          <w:b w:val="0"/>
          <w:i w:val="0"/>
          <w:caps w:val="0"/>
          <w:color w:val="333333"/>
          <w:spacing w:val="0"/>
          <w:sz w:val="21"/>
          <w:szCs w:val="21"/>
          <w:shd w:val="clear" w:fill="FFFFFF"/>
        </w:rPr>
        <w:t>），而对于所有不是支持向量的点，则显然有</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"http://img.blog.csdn.net/20131111155205109"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1228725" cy="209550"/>
            <wp:effectExtent l="0" t="0" r="9525" b="0"/>
            <wp:docPr id="16" name="图片 78" descr="IMG_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8" descr="IMG_333"/>
                    <pic:cNvPicPr>
                      <a:picLocks noChangeAspect="1"/>
                    </pic:cNvPicPr>
                  </pic:nvPicPr>
                  <pic:blipFill>
                    <a:blip r:embed="rId96" r:link="rId97"/>
                    <a:stretch>
                      <a:fillRect/>
                    </a:stretch>
                  </pic:blipFill>
                  <pic:spPr>
                    <a:xfrm>
                      <a:off x="0" y="0"/>
                      <a:ext cx="1228725" cy="20955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w:t>
      </w:r>
    </w:p>
    <w:p>
      <w:pPr>
        <w:pStyle w:val="6"/>
        <w:keepNext w:val="0"/>
        <w:keepLines w:val="0"/>
        <w:widowControl/>
        <w:suppressLineNumbers w:val="0"/>
        <w:spacing w:line="390" w:lineRule="atLeast"/>
        <w:ind w:left="1440" w:right="1440"/>
        <w:jc w:val="left"/>
      </w:pPr>
      <w:r>
        <w:rPr>
          <w:rFonts w:hint="eastAsia" w:ascii="宋体" w:hAnsi="宋体" w:eastAsia="宋体" w:cs="宋体"/>
          <w:b w:val="0"/>
          <w:i w:val="0"/>
          <w:caps w:val="0"/>
          <w:color w:val="333333"/>
          <w:spacing w:val="0"/>
          <w:sz w:val="24"/>
          <w:szCs w:val="24"/>
          <w:shd w:val="clear" w:fill="FFFFFF"/>
        </w:rPr>
        <w:fldChar w:fldCharType="begin"/>
      </w:r>
      <w:r>
        <w:rPr>
          <w:rFonts w:hint="eastAsia" w:ascii="宋体" w:hAnsi="宋体" w:eastAsia="宋体" w:cs="宋体"/>
          <w:b w:val="0"/>
          <w:i w:val="0"/>
          <w:caps w:val="0"/>
          <w:color w:val="333333"/>
          <w:spacing w:val="0"/>
          <w:sz w:val="24"/>
          <w:szCs w:val="24"/>
          <w:shd w:val="clear" w:fill="FFFFFF"/>
        </w:rPr>
        <w:instrText xml:space="preserve">INCLUDEPICTURE \d "http://img.blog.csdn.net/20140829141714944" \* MERGEFORMATINET </w:instrText>
      </w:r>
      <w:r>
        <w:rPr>
          <w:rFonts w:hint="eastAsia" w:ascii="宋体" w:hAnsi="宋体" w:eastAsia="宋体" w:cs="宋体"/>
          <w:b w:val="0"/>
          <w:i w:val="0"/>
          <w:caps w:val="0"/>
          <w:color w:val="333333"/>
          <w:spacing w:val="0"/>
          <w:sz w:val="24"/>
          <w:szCs w:val="24"/>
          <w:shd w:val="clear" w:fill="FFFFFF"/>
        </w:rPr>
        <w:fldChar w:fldCharType="separate"/>
      </w:r>
      <w:r>
        <w:rPr>
          <w:rFonts w:hint="eastAsia" w:ascii="宋体" w:hAnsi="宋体" w:eastAsia="宋体" w:cs="宋体"/>
          <w:b w:val="0"/>
          <w:i w:val="0"/>
          <w:caps w:val="0"/>
          <w:color w:val="333333"/>
          <w:spacing w:val="0"/>
          <w:sz w:val="24"/>
          <w:szCs w:val="24"/>
          <w:shd w:val="clear" w:fill="FFFFFF"/>
        </w:rPr>
        <w:drawing>
          <wp:inline distT="0" distB="0" distL="114300" distR="114300">
            <wp:extent cx="3524250" cy="2333625"/>
            <wp:effectExtent l="0" t="0" r="0" b="9525"/>
            <wp:docPr id="37" name="图片 79" descr="IMG_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9" descr="IMG_334"/>
                    <pic:cNvPicPr>
                      <a:picLocks noChangeAspect="1"/>
                    </pic:cNvPicPr>
                  </pic:nvPicPr>
                  <pic:blipFill>
                    <a:blip r:embed="rId98" r:link="rId99"/>
                    <a:stretch>
                      <a:fillRect/>
                    </a:stretch>
                  </pic:blipFill>
                  <pic:spPr>
                    <a:xfrm>
                      <a:off x="0" y="0"/>
                      <a:ext cx="3524250" cy="23336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sz w:val="24"/>
          <w:szCs w:val="24"/>
          <w:shd w:val="clear" w:fill="FFFFFF"/>
        </w:rPr>
        <w:fldChar w:fldCharType="end"/>
      </w:r>
    </w:p>
    <w:p>
      <w:pPr>
        <w:pStyle w:val="6"/>
        <w:keepNext w:val="0"/>
        <w:keepLines w:val="0"/>
        <w:widowControl/>
        <w:suppressLineNumbers w:val="0"/>
        <w:pBdr>
          <w:top w:val="none" w:color="auto" w:sz="0" w:space="0"/>
          <w:bottom w:val="none" w:color="auto" w:sz="0" w:space="0"/>
        </w:pBdr>
        <w:shd w:val="clear" w:fill="FFFFFF"/>
        <w:spacing w:before="210" w:beforeAutospacing="0" w:after="210" w:afterAutospacing="0" w:line="300" w:lineRule="atLeast"/>
        <w:ind w:left="0" w:firstLine="0"/>
        <w:jc w:val="left"/>
        <w:rPr>
          <w:rFonts w:hint="default" w:ascii="Tahoma" w:hAnsi="Tahoma" w:eastAsia="Tahoma" w:cs="Tahoma"/>
          <w:b w:val="0"/>
          <w:i w:val="0"/>
          <w:caps w:val="0"/>
          <w:color w:val="333333"/>
          <w:spacing w:val="0"/>
          <w:sz w:val="21"/>
          <w:szCs w:val="21"/>
        </w:rPr>
      </w:pPr>
      <w:r>
        <w:rPr>
          <w:rFonts w:hint="default" w:ascii="Tahoma" w:hAnsi="Tahoma" w:eastAsia="Tahoma" w:cs="Tahoma"/>
          <w:b w:val="0"/>
          <w:i w:val="0"/>
          <w:caps w:val="0"/>
          <w:color w:val="333333"/>
          <w:spacing w:val="0"/>
          <w:sz w:val="21"/>
          <w:szCs w:val="21"/>
          <w:shd w:val="clear" w:fill="FFFFFF"/>
        </w:rPr>
        <w:t>    OK，到此为止，算是了解到了SVM的第一层，对于那些只关心怎么用SVM的朋友便已足够，不必再更进一层深究其更深的原理。</w:t>
      </w:r>
    </w:p>
    <w:p>
      <w:pPr>
        <w:pStyle w:val="6"/>
        <w:keepNext w:val="0"/>
        <w:keepLines w:val="0"/>
        <w:widowControl/>
        <w:suppressLineNumbers w:val="0"/>
        <w:pBdr>
          <w:top w:val="none" w:color="auto" w:sz="0" w:space="0"/>
          <w:bottom w:val="none" w:color="auto" w:sz="0" w:space="0"/>
        </w:pBdr>
        <w:shd w:val="clear" w:fill="FFFFFF"/>
        <w:spacing w:before="210" w:beforeAutospacing="0" w:after="210" w:afterAutospacing="0" w:line="300" w:lineRule="atLeast"/>
        <w:ind w:left="0" w:firstLine="0"/>
        <w:jc w:val="left"/>
        <w:rPr>
          <w:rFonts w:hint="default" w:ascii="Tahoma" w:hAnsi="Tahoma" w:eastAsia="Tahoma" w:cs="Tahoma"/>
          <w:b w:val="0"/>
          <w:i w:val="0"/>
          <w:caps w:val="0"/>
          <w:color w:val="333333"/>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i w:val="0"/>
          <w:caps w:val="0"/>
          <w:color w:val="333333"/>
          <w:spacing w:val="0"/>
        </w:rPr>
      </w:pPr>
      <w:bookmarkStart w:id="5" w:name="t8"/>
      <w:bookmarkEnd w:id="5"/>
      <w:r>
        <w:rPr>
          <w:rFonts w:hint="default" w:ascii="Arial" w:hAnsi="Arial" w:cs="Arial"/>
          <w:i w:val="0"/>
          <w:caps w:val="0"/>
          <w:color w:val="333333"/>
          <w:spacing w:val="0"/>
          <w:shd w:val="clear" w:fill="FFFFFF"/>
        </w:rPr>
        <w:t>第二层、深入SVM</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i w:val="0"/>
          <w:caps w:val="0"/>
          <w:color w:val="333333"/>
          <w:spacing w:val="0"/>
        </w:rPr>
      </w:pPr>
      <w:bookmarkStart w:id="6" w:name="t9"/>
      <w:bookmarkEnd w:id="6"/>
      <w:r>
        <w:rPr>
          <w:rStyle w:val="9"/>
          <w:rFonts w:hint="default" w:ascii="Comic Sans MS" w:hAnsi="Comic Sans MS" w:eastAsia="Comic Sans MS" w:cs="Comic Sans MS"/>
          <w:i w:val="0"/>
          <w:caps w:val="0"/>
          <w:color w:val="333333"/>
          <w:spacing w:val="0"/>
          <w:sz w:val="24"/>
          <w:szCs w:val="24"/>
          <w:shd w:val="clear" w:fill="FFFFFF"/>
        </w:rPr>
        <w:t>2.1</w:t>
      </w:r>
      <w:r>
        <w:rPr>
          <w:rFonts w:hint="default" w:ascii="Arial" w:hAnsi="Arial" w:cs="Arial"/>
          <w:i w:val="0"/>
          <w:caps w:val="0"/>
          <w:color w:val="333333"/>
          <w:spacing w:val="0"/>
          <w:shd w:val="clear" w:fill="FFFFFF"/>
        </w:rPr>
        <w:t>、从线性可分到线性不可分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i w:val="0"/>
          <w:caps w:val="0"/>
          <w:color w:val="333333"/>
          <w:spacing w:val="0"/>
          <w:sz w:val="21"/>
          <w:szCs w:val="21"/>
        </w:rPr>
      </w:pPr>
      <w:bookmarkStart w:id="7" w:name="t10"/>
      <w:bookmarkEnd w:id="7"/>
      <w:r>
        <w:rPr>
          <w:rFonts w:hint="default" w:ascii="Arial" w:hAnsi="Arial" w:cs="Arial"/>
          <w:i w:val="0"/>
          <w:caps w:val="0"/>
          <w:color w:val="333333"/>
          <w:spacing w:val="0"/>
          <w:sz w:val="21"/>
          <w:szCs w:val="21"/>
          <w:shd w:val="clear" w:fill="FFFFFF"/>
        </w:rPr>
        <w:t>2.1.1、从原始问题到对偶问题的求解</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接着考虑之前得到的目标函数：</w:t>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ind w:left="1440" w:right="1440"/>
        <w:jc w:val="left"/>
        <w:rPr>
          <w:rFonts w:hint="default" w:ascii="Tahoma" w:hAnsi="Tahoma" w:eastAsia="Tahoma" w:cs="Tahoma"/>
          <w:sz w:val="21"/>
          <w:szCs w:val="21"/>
        </w:rPr>
      </w:pP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"http://img.my.csdn.net/uploads/201210/25/1351141975_6347.jpg"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4133850" cy="542925"/>
            <wp:effectExtent l="0" t="0" r="0" b="9525"/>
            <wp:docPr id="27" name="图片 80" descr="IMG_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0" descr="IMG_335"/>
                    <pic:cNvPicPr>
                      <a:picLocks noChangeAspect="1"/>
                    </pic:cNvPicPr>
                  </pic:nvPicPr>
                  <pic:blipFill>
                    <a:blip r:embed="rId100" r:link="rId101"/>
                    <a:stretch>
                      <a:fillRect/>
                    </a:stretch>
                  </pic:blipFill>
                  <pic:spPr>
                    <a:xfrm>
                      <a:off x="0" y="0"/>
                      <a:ext cx="4133850" cy="542925"/>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由于求</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"D:\\Users\\FLOYD\\AppData\\Local\\Temp\\TempPic\\7MC_V(1{(25]VM{NDBE2[Y5.tmp"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304800" cy="304800"/>
            <wp:effectExtent l="0" t="0" r="0" b="0"/>
            <wp:docPr id="33" name="图片 81" descr="IMG_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1" descr="IMG_336"/>
                    <pic:cNvPicPr>
                      <a:picLocks noChangeAspect="1"/>
                    </pic:cNvPicPr>
                  </pic:nvPicPr>
                  <pic:blipFill>
                    <a:blip r:embed="rId102" r:link="rId10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"http://img.my.csdn.net/uploads/201301/11/1357837136_7540.png"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200025" cy="247650"/>
            <wp:effectExtent l="0" t="0" r="9525" b="0"/>
            <wp:docPr id="18" name="图片 82" descr="IMG_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2" descr="IMG_337"/>
                    <pic:cNvPicPr>
                      <a:picLocks noChangeAspect="1"/>
                    </pic:cNvPicPr>
                  </pic:nvPicPr>
                  <pic:blipFill>
                    <a:blip r:embed="rId104" r:link="rId105"/>
                    <a:stretch>
                      <a:fillRect/>
                    </a:stretch>
                  </pic:blipFill>
                  <pic:spPr>
                    <a:xfrm>
                      <a:off x="0" y="0"/>
                      <a:ext cx="200025" cy="24765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的最大值相当于求</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"D:\\Users\\FLOYD\\AppData\\Local\\Temp\\TempPic\\U8KNCTBNFLW~UQKHKF]P57C.tmp"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304800" cy="304800"/>
            <wp:effectExtent l="0" t="0" r="0" b="0"/>
            <wp:docPr id="34" name="图片 83" descr="IMG_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3" descr="IMG_338"/>
                    <pic:cNvPicPr>
                      <a:picLocks noChangeAspect="1"/>
                    </pic:cNvPicPr>
                  </pic:nvPicPr>
                  <pic:blipFill>
                    <a:blip r:embed="rId102" r:link="rId10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"http://img.my.csdn.net/uploads/201301/11/1357837152_4634.png"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409575" cy="228600"/>
            <wp:effectExtent l="0" t="0" r="9525" b="0"/>
            <wp:docPr id="26" name="图片 84" descr="IMG_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4" descr="IMG_339"/>
                    <pic:cNvPicPr>
                      <a:picLocks noChangeAspect="1"/>
                    </pic:cNvPicPr>
                  </pic:nvPicPr>
                  <pic:blipFill>
                    <a:blip r:embed="rId106" r:link="rId107"/>
                    <a:stretch>
                      <a:fillRect/>
                    </a:stretch>
                  </pic:blipFill>
                  <pic:spPr>
                    <a:xfrm>
                      <a:off x="0" y="0"/>
                      <a:ext cx="409575" cy="2286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的最小值，所以上述目标函数等价于（w由分母变成分子，从而也有原来的max问题变为min问题，很明显，两者问题等价）：</w:t>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ind w:left="1440" w:right="1440"/>
        <w:jc w:val="left"/>
        <w:rPr>
          <w:rFonts w:hint="default" w:ascii="Tahoma" w:hAnsi="Tahoma" w:eastAsia="Tahoma" w:cs="Tahoma"/>
          <w:sz w:val="21"/>
          <w:szCs w:val="21"/>
        </w:rPr>
      </w:pP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"http://img.my.csdn.net/uploads/201210/25/1351141994_1802.jpg"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4276725" cy="533400"/>
            <wp:effectExtent l="0" t="0" r="9525" b="0"/>
            <wp:docPr id="28" name="图片 85" descr="IMG_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5" descr="IMG_340"/>
                    <pic:cNvPicPr>
                      <a:picLocks noChangeAspect="1"/>
                    </pic:cNvPicPr>
                  </pic:nvPicPr>
                  <pic:blipFill>
                    <a:blip r:embed="rId108" r:link="rId109"/>
                    <a:stretch>
                      <a:fillRect/>
                    </a:stretch>
                  </pic:blipFill>
                  <pic:spPr>
                    <a:xfrm>
                      <a:off x="0" y="0"/>
                      <a:ext cx="4276725" cy="5334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因为现在的目标函数是二次的，约束条件是线性的，所以它是一个凸二次规划问题。这个问题可以用现成的</w:t>
      </w:r>
      <w:r>
        <w:rPr>
          <w:rFonts w:hint="default" w:ascii="Arial" w:hAnsi="Arial" w:cs="Arial"/>
          <w:b w:val="0"/>
          <w:i w:val="0"/>
          <w:caps w:val="0"/>
          <w:color w:val="336699"/>
          <w:spacing w:val="0"/>
          <w:sz w:val="21"/>
          <w:szCs w:val="21"/>
          <w:u w:val="none"/>
          <w:shd w:val="clear" w:fill="FFFFFF"/>
        </w:rPr>
        <w:fldChar w:fldCharType="begin"/>
      </w:r>
      <w:r>
        <w:rPr>
          <w:rFonts w:hint="default" w:ascii="Arial" w:hAnsi="Arial" w:cs="Arial"/>
          <w:b w:val="0"/>
          <w:i w:val="0"/>
          <w:caps w:val="0"/>
          <w:color w:val="336699"/>
          <w:spacing w:val="0"/>
          <w:sz w:val="21"/>
          <w:szCs w:val="21"/>
          <w:u w:val="none"/>
          <w:shd w:val="clear" w:fill="FFFFFF"/>
        </w:rPr>
        <w:instrText xml:space="preserve"> HYPERLINK "http://en.wikipedia.org/wiki/Quadratic_programming" \t "http://blog.csdn.net/v_july_v/article/details/_blank" </w:instrText>
      </w:r>
      <w:r>
        <w:rPr>
          <w:rFonts w:hint="default" w:ascii="Arial" w:hAnsi="Arial" w:cs="Arial"/>
          <w:b w:val="0"/>
          <w:i w:val="0"/>
          <w:caps w:val="0"/>
          <w:color w:val="336699"/>
          <w:spacing w:val="0"/>
          <w:sz w:val="21"/>
          <w:szCs w:val="21"/>
          <w:u w:val="none"/>
          <w:shd w:val="clear" w:fill="FFFFFF"/>
        </w:rPr>
        <w:fldChar w:fldCharType="separate"/>
      </w:r>
      <w:r>
        <w:rPr>
          <w:rStyle w:val="10"/>
          <w:rFonts w:hint="default" w:ascii="Arial" w:hAnsi="Arial" w:cs="Arial"/>
          <w:b w:val="0"/>
          <w:i w:val="0"/>
          <w:caps w:val="0"/>
          <w:color w:val="336699"/>
          <w:spacing w:val="0"/>
          <w:sz w:val="21"/>
          <w:szCs w:val="21"/>
          <w:u w:val="none"/>
          <w:shd w:val="clear" w:fill="FFFFFF"/>
        </w:rPr>
        <w:t>QP (Quadratic Programming)</w:t>
      </w:r>
      <w:r>
        <w:rPr>
          <w:rFonts w:hint="default" w:ascii="Arial" w:hAnsi="Arial" w:cs="Arial"/>
          <w:b w:val="0"/>
          <w:i w:val="0"/>
          <w:caps w:val="0"/>
          <w:color w:val="336699"/>
          <w:spacing w:val="0"/>
          <w:sz w:val="21"/>
          <w:szCs w:val="21"/>
          <w:u w:val="none"/>
          <w:shd w:val="clear" w:fill="FFFFFF"/>
        </w:rPr>
        <w:fldChar w:fldCharType="end"/>
      </w:r>
      <w:r>
        <w:rPr>
          <w:rFonts w:hint="default" w:ascii="Arial" w:hAnsi="Arial" w:cs="Arial"/>
          <w:b w:val="0"/>
          <w:i w:val="0"/>
          <w:caps w:val="0"/>
          <w:color w:val="333333"/>
          <w:spacing w:val="0"/>
          <w:sz w:val="21"/>
          <w:szCs w:val="21"/>
          <w:shd w:val="clear" w:fill="FFFFFF"/>
        </w:rPr>
        <w:t> 优化包进行求解。一言以蔽之：在一定的约束条件下，目标最优，损失最小。</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此外，由于这个问题的特殊结构，还可以通过拉格朗日对偶性（</w:t>
      </w:r>
      <w:r>
        <w:rPr>
          <w:rFonts w:hint="default" w:ascii="Times New Roman" w:hAnsi="Times New Roman" w:cs="Times New Roman"/>
          <w:b w:val="0"/>
          <w:i w:val="0"/>
          <w:caps w:val="0"/>
          <w:color w:val="333333"/>
          <w:spacing w:val="0"/>
          <w:sz w:val="21"/>
          <w:szCs w:val="21"/>
          <w:shd w:val="clear" w:fill="FFFFFF"/>
        </w:rPr>
        <w:t>Lagrange Duality</w:t>
      </w:r>
      <w:r>
        <w:rPr>
          <w:rFonts w:hint="default" w:ascii="Arial" w:hAnsi="Arial" w:cs="Arial"/>
          <w:b w:val="0"/>
          <w:i w:val="0"/>
          <w:caps w:val="0"/>
          <w:color w:val="333333"/>
          <w:spacing w:val="0"/>
          <w:sz w:val="21"/>
          <w:szCs w:val="21"/>
          <w:shd w:val="clear" w:fill="FFFFFF"/>
        </w:rPr>
        <w:t>）变换到对偶变量 </w:t>
      </w:r>
      <w:r>
        <w:rPr>
          <w:rFonts w:hint="default" w:ascii="Times New Roman" w:hAnsi="Times New Roman" w:cs="Times New Roman"/>
          <w:b w:val="0"/>
          <w:i w:val="0"/>
          <w:caps w:val="0"/>
          <w:color w:val="333333"/>
          <w:spacing w:val="0"/>
          <w:sz w:val="21"/>
          <w:szCs w:val="21"/>
          <w:shd w:val="clear" w:fill="FFFFFF"/>
        </w:rPr>
        <w:t>(dual variable) </w:t>
      </w:r>
      <w:r>
        <w:rPr>
          <w:rFonts w:hint="eastAsia" w:ascii="宋体" w:hAnsi="宋体" w:eastAsia="宋体" w:cs="宋体"/>
          <w:b w:val="0"/>
          <w:i w:val="0"/>
          <w:caps w:val="0"/>
          <w:color w:val="333333"/>
          <w:spacing w:val="0"/>
          <w:sz w:val="21"/>
          <w:szCs w:val="21"/>
          <w:shd w:val="clear" w:fill="FFFFFF"/>
        </w:rPr>
        <w:t>的优化问题，</w:t>
      </w:r>
      <w:r>
        <w:rPr>
          <w:rFonts w:hint="default" w:ascii="Arial" w:hAnsi="Arial" w:cs="Arial"/>
          <w:b w:val="0"/>
          <w:i w:val="0"/>
          <w:caps w:val="0"/>
          <w:color w:val="333333"/>
          <w:spacing w:val="0"/>
          <w:sz w:val="21"/>
          <w:szCs w:val="21"/>
          <w:shd w:val="clear" w:fill="FFFFFF"/>
        </w:rPr>
        <w:t>即通过求解与原问题等价的对偶问题（</w:t>
      </w:r>
      <w:r>
        <w:rPr>
          <w:rFonts w:hint="default" w:ascii="Times New Roman" w:hAnsi="Times New Roman" w:cs="Times New Roman"/>
          <w:b w:val="0"/>
          <w:i w:val="0"/>
          <w:caps w:val="0"/>
          <w:color w:val="333333"/>
          <w:spacing w:val="0"/>
          <w:sz w:val="21"/>
          <w:szCs w:val="21"/>
          <w:shd w:val="clear" w:fill="FFFFFF"/>
        </w:rPr>
        <w:t>dual problem</w:t>
      </w:r>
      <w:r>
        <w:rPr>
          <w:rFonts w:hint="eastAsia" w:ascii="宋体" w:hAnsi="宋体" w:eastAsia="宋体" w:cs="宋体"/>
          <w:b w:val="0"/>
          <w:i w:val="0"/>
          <w:caps w:val="0"/>
          <w:color w:val="333333"/>
          <w:spacing w:val="0"/>
          <w:sz w:val="21"/>
          <w:szCs w:val="21"/>
          <w:shd w:val="clear" w:fill="FFFFFF"/>
        </w:rPr>
        <w:t>）</w:t>
      </w:r>
      <w:r>
        <w:rPr>
          <w:rFonts w:hint="default" w:ascii="Arial" w:hAnsi="Arial" w:cs="Arial"/>
          <w:b w:val="0"/>
          <w:i w:val="0"/>
          <w:caps w:val="0"/>
          <w:color w:val="333333"/>
          <w:spacing w:val="0"/>
          <w:sz w:val="21"/>
          <w:szCs w:val="21"/>
          <w:shd w:val="clear" w:fill="FFFFFF"/>
        </w:rPr>
        <w:t>得到原始问题的最优解，这就是线性可分条件下支持向量机的对偶算法，这样做的优点在于：一者对偶问题往往更容易求解；二者可以自然的引入核函数，进而推广到非线性分类问题。</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那什么是拉格朗日对偶性呢？简单来讲，通过给每一个约束条件加上一个拉格朗日乘子（Lagrange multiplier）</w:t>
      </w:r>
      <w:r>
        <w:rPr>
          <w:rFonts w:hint="default" w:ascii="MathJax_Math" w:hAnsi="MathJax_Math" w:eastAsia="MathJax_Math" w:cs="MathJax_Math"/>
          <w:b/>
          <w:i/>
          <w:caps w:val="0"/>
          <w:color w:val="993399"/>
          <w:spacing w:val="0"/>
          <w:sz w:val="28"/>
          <w:szCs w:val="28"/>
          <w:shd w:val="clear" w:fill="FFFFFF"/>
        </w:rPr>
        <w:fldChar w:fldCharType="begin"/>
      </w:r>
      <w:r>
        <w:rPr>
          <w:rFonts w:hint="default" w:ascii="MathJax_Math" w:hAnsi="MathJax_Math" w:eastAsia="MathJax_Math" w:cs="MathJax_Math"/>
          <w:b/>
          <w:i/>
          <w:caps w:val="0"/>
          <w:color w:val="993399"/>
          <w:spacing w:val="0"/>
          <w:sz w:val="28"/>
          <w:szCs w:val="28"/>
          <w:shd w:val="clear" w:fill="FFFFFF"/>
        </w:rPr>
        <w:instrText xml:space="preserve">INCLUDEPICTURE \d "http://img.blog.csdn.net/20131111195836468" \* MERGEFORMATINET </w:instrText>
      </w:r>
      <w:r>
        <w:rPr>
          <w:rFonts w:hint="default" w:ascii="MathJax_Math" w:hAnsi="MathJax_Math" w:eastAsia="MathJax_Math" w:cs="MathJax_Math"/>
          <w:b/>
          <w:i/>
          <w:caps w:val="0"/>
          <w:color w:val="993399"/>
          <w:spacing w:val="0"/>
          <w:sz w:val="28"/>
          <w:szCs w:val="28"/>
          <w:shd w:val="clear" w:fill="FFFFFF"/>
        </w:rPr>
        <w:fldChar w:fldCharType="separate"/>
      </w:r>
      <w:r>
        <w:rPr>
          <w:rFonts w:hint="default" w:ascii="MathJax_Math" w:hAnsi="MathJax_Math" w:eastAsia="MathJax_Math" w:cs="MathJax_Math"/>
          <w:b/>
          <w:i/>
          <w:caps w:val="0"/>
          <w:color w:val="993399"/>
          <w:spacing w:val="0"/>
          <w:sz w:val="28"/>
          <w:szCs w:val="28"/>
          <w:shd w:val="clear" w:fill="FFFFFF"/>
        </w:rPr>
        <w:drawing>
          <wp:inline distT="0" distB="0" distL="114300" distR="114300">
            <wp:extent cx="142875" cy="152400"/>
            <wp:effectExtent l="0" t="0" r="9525" b="0"/>
            <wp:docPr id="25" name="图片 86" descr="IMG_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6" descr="IMG_341"/>
                    <pic:cNvPicPr>
                      <a:picLocks noChangeAspect="1"/>
                    </pic:cNvPicPr>
                  </pic:nvPicPr>
                  <pic:blipFill>
                    <a:blip r:embed="rId110" r:link="rId111"/>
                    <a:stretch>
                      <a:fillRect/>
                    </a:stretch>
                  </pic:blipFill>
                  <pic:spPr>
                    <a:xfrm>
                      <a:off x="0" y="0"/>
                      <a:ext cx="142875" cy="152400"/>
                    </a:xfrm>
                    <a:prstGeom prst="rect">
                      <a:avLst/>
                    </a:prstGeom>
                    <a:noFill/>
                    <a:ln w="9525">
                      <a:noFill/>
                      <a:miter/>
                    </a:ln>
                  </pic:spPr>
                </pic:pic>
              </a:graphicData>
            </a:graphic>
          </wp:inline>
        </w:drawing>
      </w:r>
      <w:r>
        <w:rPr>
          <w:rFonts w:hint="default" w:ascii="MathJax_Math" w:hAnsi="MathJax_Math" w:eastAsia="MathJax_Math" w:cs="MathJax_Math"/>
          <w:b/>
          <w:i/>
          <w:caps w:val="0"/>
          <w:color w:val="993399"/>
          <w:spacing w:val="0"/>
          <w:sz w:val="28"/>
          <w:szCs w:val="28"/>
          <w:shd w:val="clear" w:fill="FFFFFF"/>
        </w:rPr>
        <w:fldChar w:fldCharType="end"/>
      </w:r>
      <w:r>
        <w:rPr>
          <w:rFonts w:hint="default" w:ascii="Arial" w:hAnsi="Arial" w:cs="Arial"/>
          <w:b w:val="0"/>
          <w:i w:val="0"/>
          <w:caps w:val="0"/>
          <w:color w:val="333333"/>
          <w:spacing w:val="0"/>
          <w:sz w:val="21"/>
          <w:szCs w:val="21"/>
          <w:shd w:val="clear" w:fill="FFFFFF"/>
        </w:rPr>
        <w:t>，定义拉格朗日函数（通过拉格朗日函数将约束条件融合到目标函数里去，从而</w:t>
      </w:r>
      <w:r>
        <w:rPr>
          <w:rFonts w:hint="default" w:ascii="Tahoma" w:hAnsi="Tahoma" w:eastAsia="Tahoma" w:cs="Tahoma"/>
          <w:b w:val="0"/>
          <w:i w:val="0"/>
          <w:caps w:val="0"/>
          <w:color w:val="333333"/>
          <w:spacing w:val="0"/>
          <w:sz w:val="21"/>
          <w:szCs w:val="21"/>
          <w:shd w:val="clear" w:fill="FFFFFF"/>
        </w:rPr>
        <w:t>只用一个函数表达式便能清楚的表达出我们的问题</w:t>
      </w:r>
      <w:r>
        <w:rPr>
          <w:rFonts w:hint="default" w:ascii="Arial" w:hAnsi="Arial" w:cs="Arial"/>
          <w:b w:val="0"/>
          <w:i w:val="0"/>
          <w:caps w:val="0"/>
          <w:color w:val="333333"/>
          <w:spacing w:val="0"/>
          <w:sz w:val="21"/>
          <w:szCs w:val="21"/>
          <w:shd w:val="clear" w:fill="FFFFFF"/>
        </w:rPr>
        <w:t>）</w:t>
      </w:r>
      <w:r>
        <w:rPr>
          <w:rFonts w:hint="default" w:ascii="Tahoma" w:hAnsi="Tahoma" w:eastAsia="Tahoma" w:cs="Tahoma"/>
          <w:b w:val="0"/>
          <w:i w:val="0"/>
          <w:caps w:val="0"/>
          <w:color w:val="333333"/>
          <w:spacing w:val="0"/>
          <w:sz w:val="15"/>
          <w:szCs w:val="15"/>
          <w:shd w:val="clear" w:fill="FFFFFF"/>
        </w:rPr>
        <w:t>：</w:t>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ind w:left="1440" w:right="1440"/>
        <w:jc w:val="left"/>
        <w:rPr>
          <w:rFonts w:hint="default" w:ascii="Tahoma" w:hAnsi="Tahoma" w:eastAsia="Tahoma" w:cs="Tahoma"/>
          <w:sz w:val="21"/>
          <w:szCs w:val="21"/>
        </w:rPr>
      </w:pPr>
      <w:r>
        <w:rPr>
          <w:rFonts w:hint="default" w:ascii="Tahoma" w:hAnsi="Tahoma" w:eastAsia="Tahoma" w:cs="Tahoma"/>
          <w:b w:val="0"/>
          <w:i w:val="0"/>
          <w:caps w:val="0"/>
          <w:color w:val="333333"/>
          <w:spacing w:val="0"/>
          <w:sz w:val="15"/>
          <w:szCs w:val="15"/>
          <w:shd w:val="clear" w:fill="FFFFFF"/>
        </w:rPr>
        <w:fldChar w:fldCharType="begin"/>
      </w:r>
      <w:r>
        <w:rPr>
          <w:rFonts w:hint="default" w:ascii="Tahoma" w:hAnsi="Tahoma" w:eastAsia="Tahoma" w:cs="Tahoma"/>
          <w:b w:val="0"/>
          <w:i w:val="0"/>
          <w:caps w:val="0"/>
          <w:color w:val="333333"/>
          <w:spacing w:val="0"/>
          <w:sz w:val="15"/>
          <w:szCs w:val="15"/>
          <w:shd w:val="clear" w:fill="FFFFFF"/>
        </w:rPr>
        <w:instrText xml:space="preserve">INCLUDEPICTURE \d "http://img.my.csdn.net/uploads/201210/25/1351142114_6643.jpg" \* MERGEFORMATINET </w:instrText>
      </w:r>
      <w:r>
        <w:rPr>
          <w:rFonts w:hint="default" w:ascii="Tahoma" w:hAnsi="Tahoma" w:eastAsia="Tahoma" w:cs="Tahoma"/>
          <w:b w:val="0"/>
          <w:i w:val="0"/>
          <w:caps w:val="0"/>
          <w:color w:val="333333"/>
          <w:spacing w:val="0"/>
          <w:sz w:val="15"/>
          <w:szCs w:val="15"/>
          <w:shd w:val="clear" w:fill="FFFFFF"/>
        </w:rPr>
        <w:fldChar w:fldCharType="separate"/>
      </w:r>
      <w:r>
        <w:rPr>
          <w:rFonts w:hint="default" w:ascii="Tahoma" w:hAnsi="Tahoma" w:eastAsia="Tahoma" w:cs="Tahoma"/>
          <w:b w:val="0"/>
          <w:i w:val="0"/>
          <w:caps w:val="0"/>
          <w:color w:val="333333"/>
          <w:spacing w:val="0"/>
          <w:sz w:val="15"/>
          <w:szCs w:val="15"/>
          <w:shd w:val="clear" w:fill="FFFFFF"/>
        </w:rPr>
        <w:drawing>
          <wp:inline distT="0" distB="0" distL="114300" distR="114300">
            <wp:extent cx="4457700" cy="666750"/>
            <wp:effectExtent l="0" t="0" r="0" b="0"/>
            <wp:docPr id="22" name="图片 87" descr="IMG_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7" descr="IMG_342"/>
                    <pic:cNvPicPr>
                      <a:picLocks noChangeAspect="1"/>
                    </pic:cNvPicPr>
                  </pic:nvPicPr>
                  <pic:blipFill>
                    <a:blip r:embed="rId112" r:link="rId113"/>
                    <a:stretch>
                      <a:fillRect/>
                    </a:stretch>
                  </pic:blipFill>
                  <pic:spPr>
                    <a:xfrm>
                      <a:off x="0" y="0"/>
                      <a:ext cx="4457700" cy="66675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15"/>
          <w:szCs w:val="15"/>
          <w:shd w:val="clear" w:fill="FFFFFF"/>
        </w:rPr>
        <w:fldChar w:fldCharType="end"/>
      </w:r>
    </w:p>
    <w:p>
      <w:pPr>
        <w:pStyle w:val="6"/>
        <w:keepNext w:val="0"/>
        <w:keepLines w:val="0"/>
        <w:widowControl/>
        <w:suppressLineNumbers w:val="0"/>
        <w:pBdr>
          <w:top w:val="none" w:color="auto" w:sz="0" w:space="0"/>
          <w:bottom w:val="none" w:color="auto" w:sz="0" w:space="0"/>
        </w:pBdr>
        <w:shd w:val="clear" w:fill="FFFFFF"/>
        <w:spacing w:before="210" w:beforeAutospacing="0" w:after="210" w:afterAutospacing="0" w:line="300" w:lineRule="atLeast"/>
        <w:ind w:left="0" w:firstLine="0"/>
        <w:jc w:val="left"/>
        <w:rPr>
          <w:rFonts w:hint="default" w:ascii="Tahoma" w:hAnsi="Tahoma" w:eastAsia="Tahoma" w:cs="Tahoma"/>
          <w:b w:val="0"/>
          <w:i w:val="0"/>
          <w:caps w:val="0"/>
          <w:color w:val="333333"/>
          <w:spacing w:val="0"/>
          <w:sz w:val="21"/>
          <w:szCs w:val="21"/>
        </w:rPr>
      </w:pPr>
      <w:r>
        <w:rPr>
          <w:rFonts w:hint="default" w:ascii="Tahoma" w:hAnsi="Tahoma" w:eastAsia="Tahoma" w:cs="Tahoma"/>
          <w:b w:val="0"/>
          <w:i w:val="0"/>
          <w:caps w:val="0"/>
          <w:color w:val="333333"/>
          <w:spacing w:val="0"/>
          <w:sz w:val="21"/>
          <w:szCs w:val="21"/>
          <w:shd w:val="clear" w:fill="FFFFFF"/>
        </w:rPr>
        <w:t>    然后令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2160" w:right="2160" w:firstLine="0"/>
        <w:jc w:val="left"/>
        <w:rPr>
          <w:rFonts w:hint="eastAsia" w:ascii="宋体" w:hAnsi="宋体" w:eastAsia="宋体" w:cs="宋体"/>
          <w:b w:val="0"/>
          <w:i w:val="0"/>
          <w:caps w:val="0"/>
          <w:color w:val="333333"/>
          <w:spacing w:val="0"/>
          <w:sz w:val="24"/>
          <w:szCs w:val="24"/>
        </w:rPr>
      </w:pPr>
      <w:r>
        <w:rPr>
          <w:rStyle w:val="9"/>
          <w:rFonts w:hint="default" w:ascii="MathJax_Math" w:hAnsi="MathJax_Math" w:eastAsia="MathJax_Math" w:cs="MathJax_Math"/>
          <w:b w:val="0"/>
          <w:i w:val="0"/>
          <w:caps w:val="0"/>
          <w:color w:val="333333"/>
          <w:spacing w:val="0"/>
          <w:kern w:val="0"/>
          <w:sz w:val="28"/>
          <w:szCs w:val="28"/>
          <w:shd w:val="clear" w:fill="FFFFFF"/>
          <w:lang w:val="en-US" w:eastAsia="zh-CN" w:bidi="ar"/>
        </w:rPr>
        <w:fldChar w:fldCharType="begin"/>
      </w:r>
      <w:r>
        <w:rPr>
          <w:rStyle w:val="9"/>
          <w:rFonts w:hint="default" w:ascii="MathJax_Math" w:hAnsi="MathJax_Math" w:eastAsia="MathJax_Math" w:cs="MathJax_Math"/>
          <w:b w:val="0"/>
          <w:i w:val="0"/>
          <w:caps w:val="0"/>
          <w:color w:val="333333"/>
          <w:spacing w:val="0"/>
          <w:kern w:val="0"/>
          <w:sz w:val="28"/>
          <w:szCs w:val="28"/>
          <w:shd w:val="clear" w:fill="FFFFFF"/>
          <w:lang w:val="en-US" w:eastAsia="zh-CN" w:bidi="ar"/>
        </w:rPr>
        <w:instrText xml:space="preserve">INCLUDEPICTURE \d "http://img.my.csdn.net/uploads/201210/25/1351142171_6289.jpg" \* MERGEFORMATINET </w:instrText>
      </w:r>
      <w:r>
        <w:rPr>
          <w:rStyle w:val="9"/>
          <w:rFonts w:hint="default" w:ascii="MathJax_Math" w:hAnsi="MathJax_Math" w:eastAsia="MathJax_Math" w:cs="MathJax_Math"/>
          <w:b w:val="0"/>
          <w:i w:val="0"/>
          <w:caps w:val="0"/>
          <w:color w:val="333333"/>
          <w:spacing w:val="0"/>
          <w:kern w:val="0"/>
          <w:sz w:val="28"/>
          <w:szCs w:val="28"/>
          <w:shd w:val="clear" w:fill="FFFFFF"/>
          <w:lang w:val="en-US" w:eastAsia="zh-CN" w:bidi="ar"/>
        </w:rPr>
        <w:fldChar w:fldCharType="separate"/>
      </w:r>
      <w:r>
        <w:rPr>
          <w:rStyle w:val="9"/>
          <w:rFonts w:hint="default" w:ascii="MathJax_Math" w:hAnsi="MathJax_Math" w:eastAsia="MathJax_Math" w:cs="MathJax_Math"/>
          <w:b w:val="0"/>
          <w:i w:val="0"/>
          <w:caps w:val="0"/>
          <w:color w:val="333333"/>
          <w:spacing w:val="0"/>
          <w:kern w:val="0"/>
          <w:sz w:val="28"/>
          <w:szCs w:val="28"/>
          <w:shd w:val="clear" w:fill="FFFFFF"/>
          <w:lang w:val="en-US" w:eastAsia="zh-CN" w:bidi="ar"/>
        </w:rPr>
        <w:drawing>
          <wp:inline distT="0" distB="0" distL="114300" distR="114300">
            <wp:extent cx="2152650" cy="457200"/>
            <wp:effectExtent l="0" t="0" r="0" b="0"/>
            <wp:docPr id="23" name="图片 88" descr="IMG_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8" descr="IMG_343"/>
                    <pic:cNvPicPr>
                      <a:picLocks noChangeAspect="1"/>
                    </pic:cNvPicPr>
                  </pic:nvPicPr>
                  <pic:blipFill>
                    <a:blip r:embed="rId114" r:link="rId115"/>
                    <a:stretch>
                      <a:fillRect/>
                    </a:stretch>
                  </pic:blipFill>
                  <pic:spPr>
                    <a:xfrm>
                      <a:off x="0" y="0"/>
                      <a:ext cx="2152650" cy="457200"/>
                    </a:xfrm>
                    <a:prstGeom prst="rect">
                      <a:avLst/>
                    </a:prstGeom>
                    <a:noFill/>
                    <a:ln w="9525">
                      <a:noFill/>
                      <a:miter/>
                    </a:ln>
                  </pic:spPr>
                </pic:pic>
              </a:graphicData>
            </a:graphic>
          </wp:inline>
        </w:drawing>
      </w:r>
      <w:r>
        <w:rPr>
          <w:rStyle w:val="9"/>
          <w:rFonts w:hint="default" w:ascii="MathJax_Math" w:hAnsi="MathJax_Math" w:eastAsia="MathJax_Math" w:cs="MathJax_Math"/>
          <w:b w:val="0"/>
          <w:i w:val="0"/>
          <w:caps w:val="0"/>
          <w:color w:val="333333"/>
          <w:spacing w:val="0"/>
          <w:kern w:val="0"/>
          <w:sz w:val="28"/>
          <w:szCs w:val="28"/>
          <w:shd w:val="clear" w:fill="FFFFFF"/>
          <w:lang w:val="en-US" w:eastAsia="zh-CN" w:bidi="ar"/>
        </w:rPr>
        <w:fldChar w:fldCharType="end"/>
      </w:r>
    </w:p>
    <w:p>
      <w:pPr>
        <w:pStyle w:val="6"/>
        <w:keepNext w:val="0"/>
        <w:keepLines w:val="0"/>
        <w:widowControl/>
        <w:suppressLineNumbers w:val="0"/>
        <w:pBdr>
          <w:top w:val="none" w:color="auto" w:sz="0" w:space="0"/>
          <w:bottom w:val="none" w:color="auto" w:sz="0" w:space="0"/>
        </w:pBdr>
        <w:shd w:val="clear" w:fill="FFFFFF"/>
        <w:spacing w:before="210" w:beforeAutospacing="0" w:after="210" w:afterAutospacing="0" w:line="390" w:lineRule="atLeast"/>
        <w:ind w:left="0" w:firstLine="0"/>
        <w:jc w:val="left"/>
        <w:rPr>
          <w:rFonts w:hint="default" w:ascii="Arial" w:hAnsi="Arial" w:cs="Arial"/>
          <w:b w:val="0"/>
          <w:i w:val="0"/>
          <w:caps w:val="0"/>
          <w:color w:val="333333"/>
          <w:spacing w:val="0"/>
          <w:sz w:val="21"/>
          <w:szCs w:val="21"/>
        </w:rPr>
      </w:pPr>
      <w:r>
        <w:rPr>
          <w:rFonts w:hint="default" w:ascii="Tahoma" w:hAnsi="Tahoma" w:eastAsia="Tahoma" w:cs="Tahoma"/>
          <w:b w:val="0"/>
          <w:i w:val="0"/>
          <w:caps w:val="0"/>
          <w:color w:val="333333"/>
          <w:spacing w:val="0"/>
          <w:sz w:val="21"/>
          <w:szCs w:val="21"/>
          <w:shd w:val="clear" w:fill="FFFFFF"/>
        </w:rPr>
        <w:t>    容易验证，当某个约束条件不满足时，例如</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"http://img.blog.csdn.net/20131107202615937"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1390650" cy="238125"/>
            <wp:effectExtent l="0" t="0" r="0" b="9525"/>
            <wp:docPr id="21" name="图片 89" descr="IMG_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9" descr="IMG_344"/>
                    <pic:cNvPicPr>
                      <a:picLocks noChangeAspect="1"/>
                    </pic:cNvPicPr>
                  </pic:nvPicPr>
                  <pic:blipFill>
                    <a:blip r:embed="rId116" r:link="rId117"/>
                    <a:stretch>
                      <a:fillRect/>
                    </a:stretch>
                  </pic:blipFill>
                  <pic:spPr>
                    <a:xfrm>
                      <a:off x="0" y="0"/>
                      <a:ext cx="1390650" cy="238125"/>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Tahoma" w:hAnsi="Tahoma" w:eastAsia="Tahoma" w:cs="Tahoma"/>
          <w:b w:val="0"/>
          <w:i w:val="0"/>
          <w:caps w:val="0"/>
          <w:color w:val="333333"/>
          <w:spacing w:val="0"/>
          <w:sz w:val="21"/>
          <w:szCs w:val="21"/>
          <w:shd w:val="clear" w:fill="FFFFFF"/>
        </w:rPr>
        <w:t>，那么显然有</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"http://img.blog.csdn.net/20131107202642843"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809625" cy="200025"/>
            <wp:effectExtent l="0" t="0" r="9525" b="9525"/>
            <wp:docPr id="17" name="图片 90" descr="IMG_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0" descr="IMG_345"/>
                    <pic:cNvPicPr>
                      <a:picLocks noChangeAspect="1"/>
                    </pic:cNvPicPr>
                  </pic:nvPicPr>
                  <pic:blipFill>
                    <a:blip r:embed="rId118" r:link="rId119"/>
                    <a:stretch>
                      <a:fillRect/>
                    </a:stretch>
                  </pic:blipFill>
                  <pic:spPr>
                    <a:xfrm>
                      <a:off x="0" y="0"/>
                      <a:ext cx="809625" cy="200025"/>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MathJax_Main" w:hAnsi="MathJax_Main" w:eastAsia="MathJax_Main" w:cs="MathJax_Main"/>
          <w:b w:val="0"/>
          <w:i w:val="0"/>
          <w:caps w:val="0"/>
          <w:color w:val="333333"/>
          <w:spacing w:val="0"/>
          <w:sz w:val="28"/>
          <w:szCs w:val="28"/>
          <w:shd w:val="clear" w:fill="FFFFFF"/>
        </w:rPr>
        <w:t>（</w:t>
      </w:r>
      <w:r>
        <w:rPr>
          <w:rFonts w:hint="default" w:ascii="Tahoma" w:hAnsi="Tahoma" w:eastAsia="Tahoma" w:cs="Tahoma"/>
          <w:b w:val="0"/>
          <w:i w:val="0"/>
          <w:caps w:val="0"/>
          <w:color w:val="333333"/>
          <w:spacing w:val="0"/>
          <w:sz w:val="21"/>
          <w:szCs w:val="21"/>
          <w:shd w:val="clear" w:fill="FFFFFF"/>
        </w:rPr>
        <w:t>只要令</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"http://img.blog.csdn.net/20131107202702265"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685800" cy="190500"/>
            <wp:effectExtent l="0" t="0" r="0" b="0"/>
            <wp:docPr id="85" name="图片 91" descr="IMG_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91" descr="IMG_346"/>
                    <pic:cNvPicPr>
                      <a:picLocks noChangeAspect="1"/>
                    </pic:cNvPicPr>
                  </pic:nvPicPr>
                  <pic:blipFill>
                    <a:blip r:embed="rId120" r:link="rId121"/>
                    <a:stretch>
                      <a:fillRect/>
                    </a:stretch>
                  </pic:blipFill>
                  <pic:spPr>
                    <a:xfrm>
                      <a:off x="0" y="0"/>
                      <a:ext cx="685800" cy="1905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Tahoma" w:hAnsi="Tahoma" w:eastAsia="Tahoma" w:cs="Tahoma"/>
          <w:b w:val="0"/>
          <w:i w:val="0"/>
          <w:caps w:val="0"/>
          <w:color w:val="333333"/>
          <w:spacing w:val="0"/>
          <w:sz w:val="21"/>
          <w:szCs w:val="21"/>
          <w:shd w:val="clear" w:fill="FFFFFF"/>
        </w:rPr>
        <w:t>即可）。而当所有约束条件都满足时，则最优值为</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"http://img.blog.csdn.net/20131111195433031"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1038225" cy="190500"/>
            <wp:effectExtent l="0" t="0" r="9525" b="0"/>
            <wp:docPr id="73" name="图片 92" descr="IMG_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2" descr="IMG_347"/>
                    <pic:cNvPicPr>
                      <a:picLocks noChangeAspect="1"/>
                    </pic:cNvPicPr>
                  </pic:nvPicPr>
                  <pic:blipFill>
                    <a:blip r:embed="rId122" r:link="rId123"/>
                    <a:stretch>
                      <a:fillRect/>
                    </a:stretch>
                  </pic:blipFill>
                  <pic:spPr>
                    <a:xfrm>
                      <a:off x="0" y="0"/>
                      <a:ext cx="1038225" cy="190500"/>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w:t>
      </w:r>
      <w:r>
        <w:rPr>
          <w:rFonts w:hint="default" w:ascii="Tahoma" w:hAnsi="Tahoma" w:eastAsia="Tahoma" w:cs="Tahoma"/>
          <w:b w:val="0"/>
          <w:i w:val="0"/>
          <w:caps w:val="0"/>
          <w:color w:val="333333"/>
          <w:spacing w:val="0"/>
          <w:sz w:val="21"/>
          <w:szCs w:val="21"/>
          <w:shd w:val="clear" w:fill="FFFFFF"/>
        </w:rPr>
        <w:t>亦即最初要最小化的量。</w:t>
      </w:r>
    </w:p>
    <w:p>
      <w:pPr>
        <w:pStyle w:val="6"/>
        <w:keepNext w:val="0"/>
        <w:keepLines w:val="0"/>
        <w:widowControl/>
        <w:suppressLineNumbers w:val="0"/>
        <w:pBdr>
          <w:top w:val="none" w:color="auto" w:sz="0" w:space="0"/>
          <w:bottom w:val="none" w:color="auto" w:sz="0" w:space="0"/>
        </w:pBdr>
        <w:shd w:val="clear" w:fill="FFFFFF"/>
        <w:spacing w:before="210" w:beforeAutospacing="0" w:after="210" w:afterAutospacing="0" w:line="390" w:lineRule="atLeast"/>
        <w:ind w:left="0" w:firstLine="0"/>
        <w:jc w:val="left"/>
        <w:rPr>
          <w:rFonts w:hint="default" w:ascii="Arial" w:hAnsi="Arial" w:cs="Arial"/>
          <w:b w:val="0"/>
          <w:i w:val="0"/>
          <w:caps w:val="0"/>
          <w:color w:val="333333"/>
          <w:spacing w:val="0"/>
          <w:sz w:val="21"/>
          <w:szCs w:val="21"/>
        </w:rPr>
      </w:pPr>
      <w:r>
        <w:rPr>
          <w:rFonts w:hint="default" w:ascii="Tahoma" w:hAnsi="Tahoma" w:eastAsia="Tahoma" w:cs="Tahoma"/>
          <w:b w:val="0"/>
          <w:i w:val="0"/>
          <w:caps w:val="0"/>
          <w:color w:val="333333"/>
          <w:spacing w:val="0"/>
          <w:sz w:val="21"/>
          <w:szCs w:val="21"/>
          <w:shd w:val="clear" w:fill="FFFFFF"/>
        </w:rPr>
        <w:t>    因此，在要求约束条件得到满足的情况下最小化</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"http://img.blog.csdn.net/20131111195324546"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542925" cy="190500"/>
            <wp:effectExtent l="0" t="0" r="9525" b="0"/>
            <wp:docPr id="74" name="图片 93" descr="IMG_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93" descr="IMG_348"/>
                    <pic:cNvPicPr>
                      <a:picLocks noChangeAspect="1"/>
                    </pic:cNvPicPr>
                  </pic:nvPicPr>
                  <pic:blipFill>
                    <a:blip r:embed="rId124" r:link="rId125"/>
                    <a:stretch>
                      <a:fillRect/>
                    </a:stretch>
                  </pic:blipFill>
                  <pic:spPr>
                    <a:xfrm>
                      <a:off x="0" y="0"/>
                      <a:ext cx="542925" cy="1905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MathJax_Main" w:hAnsi="MathJax_Main" w:eastAsia="MathJax_Main" w:cs="MathJax_Main"/>
          <w:b w:val="0"/>
          <w:i w:val="0"/>
          <w:caps w:val="0"/>
          <w:color w:val="333333"/>
          <w:spacing w:val="0"/>
          <w:sz w:val="28"/>
          <w:szCs w:val="28"/>
          <w:shd w:val="clear" w:fill="FFFFFF"/>
        </w:rPr>
        <w:t>，</w:t>
      </w:r>
      <w:r>
        <w:rPr>
          <w:rFonts w:hint="default" w:ascii="Tahoma" w:hAnsi="Tahoma" w:eastAsia="Tahoma" w:cs="Tahoma"/>
          <w:b w:val="0"/>
          <w:i w:val="0"/>
          <w:caps w:val="0"/>
          <w:color w:val="333333"/>
          <w:spacing w:val="0"/>
          <w:sz w:val="21"/>
          <w:szCs w:val="21"/>
          <w:shd w:val="clear" w:fill="FFFFFF"/>
        </w:rPr>
        <w:t>实际上等价于直接最小化</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"http://img.blog.csdn.net/20131111195552578"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428625" cy="228600"/>
            <wp:effectExtent l="0" t="0" r="9525" b="0"/>
            <wp:docPr id="75" name="图片 94" descr="IMG_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94" descr="IMG_349"/>
                    <pic:cNvPicPr>
                      <a:picLocks noChangeAspect="1"/>
                    </pic:cNvPicPr>
                  </pic:nvPicPr>
                  <pic:blipFill>
                    <a:blip r:embed="rId126" r:link="rId127"/>
                    <a:stretch>
                      <a:fillRect/>
                    </a:stretch>
                  </pic:blipFill>
                  <pic:spPr>
                    <a:xfrm>
                      <a:off x="0" y="0"/>
                      <a:ext cx="428625" cy="228600"/>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Tahoma" w:hAnsi="Tahoma" w:eastAsia="Tahoma" w:cs="Tahoma"/>
          <w:b w:val="0"/>
          <w:i w:val="0"/>
          <w:caps w:val="0"/>
          <w:color w:val="333333"/>
          <w:spacing w:val="0"/>
          <w:sz w:val="21"/>
          <w:szCs w:val="21"/>
          <w:shd w:val="clear" w:fill="FFFFFF"/>
        </w:rPr>
        <w:t>（当然，这里也有约束条件，就是</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"http://img.blog.csdn.net/20131111195824031"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219075" cy="152400"/>
            <wp:effectExtent l="0" t="0" r="9525" b="0"/>
            <wp:docPr id="81" name="图片 95" descr="IMG_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95" descr="IMG_350"/>
                    <pic:cNvPicPr>
                      <a:picLocks noChangeAspect="1"/>
                    </pic:cNvPicPr>
                  </pic:nvPicPr>
                  <pic:blipFill>
                    <a:blip r:embed="rId128" r:link="rId129"/>
                    <a:stretch>
                      <a:fillRect/>
                    </a:stretch>
                  </pic:blipFill>
                  <pic:spPr>
                    <a:xfrm>
                      <a:off x="0" y="0"/>
                      <a:ext cx="219075" cy="152400"/>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MathJax_Main" w:hAnsi="MathJax_Main" w:eastAsia="MathJax_Main" w:cs="MathJax_Main"/>
          <w:b w:val="0"/>
          <w:i w:val="0"/>
          <w:caps w:val="0"/>
          <w:color w:val="333333"/>
          <w:spacing w:val="0"/>
          <w:sz w:val="28"/>
          <w:szCs w:val="28"/>
          <w:shd w:val="clear" w:fill="FFFFFF"/>
        </w:rPr>
        <w:t>≥0,</w:t>
      </w:r>
      <w:r>
        <w:rPr>
          <w:rFonts w:hint="default" w:ascii="MathJax_Math" w:hAnsi="MathJax_Math" w:eastAsia="MathJax_Math" w:cs="MathJax_Math"/>
          <w:b w:val="0"/>
          <w:i/>
          <w:caps w:val="0"/>
          <w:color w:val="333333"/>
          <w:spacing w:val="0"/>
          <w:sz w:val="28"/>
          <w:szCs w:val="28"/>
          <w:shd w:val="clear" w:fill="FFFFFF"/>
        </w:rPr>
        <w:t>i</w:t>
      </w:r>
      <w:r>
        <w:rPr>
          <w:rFonts w:hint="default" w:ascii="MathJax_Main" w:hAnsi="MathJax_Main" w:eastAsia="MathJax_Main" w:cs="MathJax_Main"/>
          <w:b w:val="0"/>
          <w:i w:val="0"/>
          <w:caps w:val="0"/>
          <w:color w:val="333333"/>
          <w:spacing w:val="0"/>
          <w:sz w:val="28"/>
          <w:szCs w:val="28"/>
          <w:shd w:val="clear" w:fill="FFFFFF"/>
        </w:rPr>
        <w:t>=1,…,</w:t>
      </w:r>
      <w:r>
        <w:rPr>
          <w:rFonts w:hint="default" w:ascii="MathJax_Math" w:hAnsi="MathJax_Math" w:eastAsia="MathJax_Math" w:cs="MathJax_Math"/>
          <w:b w:val="0"/>
          <w:i/>
          <w:caps w:val="0"/>
          <w:color w:val="333333"/>
          <w:spacing w:val="0"/>
          <w:sz w:val="28"/>
          <w:szCs w:val="28"/>
          <w:shd w:val="clear" w:fill="FFFFFF"/>
        </w:rPr>
        <w:t>n</w:t>
      </w:r>
      <w:r>
        <w:rPr>
          <w:rFonts w:hint="default" w:ascii="Tahoma" w:hAnsi="Tahoma" w:eastAsia="Tahoma" w:cs="Tahoma"/>
          <w:b w:val="0"/>
          <w:i w:val="0"/>
          <w:caps w:val="0"/>
          <w:color w:val="333333"/>
          <w:spacing w:val="0"/>
          <w:sz w:val="21"/>
          <w:szCs w:val="21"/>
          <w:shd w:val="clear" w:fill="FFFFFF"/>
        </w:rPr>
        <w:t>）   ，因为如果约束条件没有得到满足，</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"http://img.blog.csdn.net/20131111195552578"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428625" cy="228600"/>
            <wp:effectExtent l="0" t="0" r="9525" b="0"/>
            <wp:docPr id="76" name="图片 96" descr="IMG_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96" descr="IMG_351"/>
                    <pic:cNvPicPr>
                      <a:picLocks noChangeAspect="1"/>
                    </pic:cNvPicPr>
                  </pic:nvPicPr>
                  <pic:blipFill>
                    <a:blip r:embed="rId126" r:link="rId127"/>
                    <a:stretch>
                      <a:fillRect/>
                    </a:stretch>
                  </pic:blipFill>
                  <pic:spPr>
                    <a:xfrm>
                      <a:off x="0" y="0"/>
                      <a:ext cx="428625" cy="228600"/>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Tahoma" w:hAnsi="Tahoma" w:eastAsia="Tahoma" w:cs="Tahoma"/>
          <w:b w:val="0"/>
          <w:i w:val="0"/>
          <w:caps w:val="0"/>
          <w:color w:val="333333"/>
          <w:spacing w:val="0"/>
          <w:sz w:val="21"/>
          <w:szCs w:val="21"/>
          <w:shd w:val="clear" w:fill="FFFFFF"/>
        </w:rPr>
        <w:t>会等于无穷大，自然不会是我们所要求的最小值。</w:t>
      </w:r>
    </w:p>
    <w:p>
      <w:pPr>
        <w:pStyle w:val="6"/>
        <w:keepNext w:val="0"/>
        <w:keepLines w:val="0"/>
        <w:widowControl/>
        <w:suppressLineNumbers w:val="0"/>
        <w:pBdr>
          <w:top w:val="none" w:color="auto" w:sz="0" w:space="0"/>
          <w:bottom w:val="none" w:color="auto" w:sz="0" w:space="0"/>
        </w:pBdr>
        <w:shd w:val="clear" w:fill="FFFFFF"/>
        <w:spacing w:before="210" w:beforeAutospacing="0" w:after="210" w:afterAutospacing="0" w:line="390" w:lineRule="atLeast"/>
        <w:ind w:left="0" w:firstLine="0"/>
        <w:jc w:val="left"/>
        <w:rPr>
          <w:rFonts w:hint="default" w:ascii="Arial" w:hAnsi="Arial" w:cs="Arial"/>
          <w:b w:val="0"/>
          <w:i w:val="0"/>
          <w:caps w:val="0"/>
          <w:color w:val="333333"/>
          <w:spacing w:val="0"/>
          <w:sz w:val="21"/>
          <w:szCs w:val="21"/>
        </w:rPr>
      </w:pPr>
      <w:r>
        <w:rPr>
          <w:rFonts w:hint="default" w:ascii="Tahoma" w:hAnsi="Tahoma" w:eastAsia="Tahoma" w:cs="Tahoma"/>
          <w:b w:val="0"/>
          <w:i w:val="0"/>
          <w:caps w:val="0"/>
          <w:color w:val="333333"/>
          <w:spacing w:val="0"/>
          <w:sz w:val="21"/>
          <w:szCs w:val="21"/>
          <w:shd w:val="clear" w:fill="FFFFFF"/>
        </w:rPr>
        <w:t>    具体写出来，目标函数变成了：</w:t>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ind w:left="1440" w:right="1440"/>
        <w:jc w:val="left"/>
        <w:rPr>
          <w:rFonts w:hint="default" w:ascii="Tahoma" w:hAnsi="Tahoma" w:eastAsia="Tahoma" w:cs="Tahoma"/>
          <w:sz w:val="21"/>
          <w:szCs w:val="21"/>
        </w:rPr>
      </w:pP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"http://img.my.csdn.net/uploads/201210/25/1351142295_1902.jpg"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3295650" cy="457200"/>
            <wp:effectExtent l="0" t="0" r="0" b="0"/>
            <wp:docPr id="77" name="图片 97" descr="IMG_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7" descr="IMG_352"/>
                    <pic:cNvPicPr>
                      <a:picLocks noChangeAspect="1"/>
                    </pic:cNvPicPr>
                  </pic:nvPicPr>
                  <pic:blipFill>
                    <a:blip r:embed="rId130" r:link="rId131"/>
                    <a:stretch>
                      <a:fillRect/>
                    </a:stretch>
                  </pic:blipFill>
                  <pic:spPr>
                    <a:xfrm>
                      <a:off x="0" y="0"/>
                      <a:ext cx="3295650" cy="4572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p>
    <w:p>
      <w:pPr>
        <w:pStyle w:val="6"/>
        <w:keepNext w:val="0"/>
        <w:keepLines w:val="0"/>
        <w:widowControl/>
        <w:suppressLineNumbers w:val="0"/>
        <w:pBdr>
          <w:top w:val="none" w:color="auto" w:sz="0" w:space="0"/>
          <w:bottom w:val="none" w:color="auto" w:sz="0" w:space="0"/>
        </w:pBdr>
        <w:shd w:val="clear" w:fill="FFFFFF"/>
        <w:spacing w:before="210" w:beforeAutospacing="0" w:after="210" w:afterAutospacing="0" w:line="300" w:lineRule="atLeast"/>
        <w:ind w:left="0" w:firstLine="0"/>
        <w:jc w:val="left"/>
        <w:rPr>
          <w:rFonts w:hint="default" w:ascii="Tahoma" w:hAnsi="Tahoma" w:eastAsia="Tahoma" w:cs="Tahoma"/>
          <w:b w:val="0"/>
          <w:i w:val="0"/>
          <w:caps w:val="0"/>
          <w:color w:val="333333"/>
          <w:spacing w:val="0"/>
          <w:sz w:val="21"/>
          <w:szCs w:val="21"/>
        </w:rPr>
      </w:pPr>
      <w:r>
        <w:rPr>
          <w:rFonts w:hint="default" w:ascii="Tahoma" w:hAnsi="Tahoma" w:eastAsia="Tahoma" w:cs="Tahoma"/>
          <w:b w:val="0"/>
          <w:i w:val="0"/>
          <w:caps w:val="0"/>
          <w:color w:val="333333"/>
          <w:spacing w:val="0"/>
          <w:sz w:val="21"/>
          <w:szCs w:val="21"/>
          <w:shd w:val="clear" w:fill="FFFFFF"/>
        </w:rPr>
        <w:t>    这里用</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"http://img.blog.csdn.net/20131107202721703"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238125" cy="209550"/>
            <wp:effectExtent l="0" t="0" r="9525" b="0"/>
            <wp:docPr id="79" name="图片 98" descr="IMG_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98" descr="IMG_353"/>
                    <pic:cNvPicPr>
                      <a:picLocks noChangeAspect="1"/>
                    </pic:cNvPicPr>
                  </pic:nvPicPr>
                  <pic:blipFill>
                    <a:blip r:embed="rId132" r:link="rId133"/>
                    <a:stretch>
                      <a:fillRect/>
                    </a:stretch>
                  </pic:blipFill>
                  <pic:spPr>
                    <a:xfrm>
                      <a:off x="0" y="0"/>
                      <a:ext cx="238125" cy="20955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Tahoma" w:hAnsi="Tahoma" w:eastAsia="Tahoma" w:cs="Tahoma"/>
          <w:b w:val="0"/>
          <w:i w:val="0"/>
          <w:caps w:val="0"/>
          <w:color w:val="333333"/>
          <w:spacing w:val="0"/>
          <w:sz w:val="21"/>
          <w:szCs w:val="21"/>
          <w:shd w:val="clear" w:fill="FFFFFF"/>
        </w:rPr>
        <w:t>表示这个问题的最优值，且和最初的问题是等价的。如果直接求解，那么一上来便得面对w和b两个参数，而</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"http://img.blog.csdn.net/20131111195824031"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219075" cy="152400"/>
            <wp:effectExtent l="0" t="0" r="9525" b="0"/>
            <wp:docPr id="80" name="图片 99" descr="IMG_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99" descr="IMG_354"/>
                    <pic:cNvPicPr>
                      <a:picLocks noChangeAspect="1"/>
                    </pic:cNvPicPr>
                  </pic:nvPicPr>
                  <pic:blipFill>
                    <a:blip r:embed="rId128" r:link="rId129"/>
                    <a:stretch>
                      <a:fillRect/>
                    </a:stretch>
                  </pic:blipFill>
                  <pic:spPr>
                    <a:xfrm>
                      <a:off x="0" y="0"/>
                      <a:ext cx="219075" cy="1524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Tahoma" w:hAnsi="Tahoma" w:eastAsia="Tahoma" w:cs="Tahoma"/>
          <w:b w:val="0"/>
          <w:i w:val="0"/>
          <w:caps w:val="0"/>
          <w:color w:val="333333"/>
          <w:spacing w:val="0"/>
          <w:sz w:val="21"/>
          <w:szCs w:val="21"/>
          <w:shd w:val="clear" w:fill="FFFFFF"/>
        </w:rPr>
        <w:t>又是不等式约束，这个求解过程不好做。不妨把最小和最大的位置交换一下，变成：</w:t>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ind w:left="1440" w:right="1440"/>
        <w:jc w:val="left"/>
        <w:rPr>
          <w:rFonts w:hint="default" w:ascii="Tahoma" w:hAnsi="Tahoma" w:eastAsia="Tahoma" w:cs="Tahoma"/>
          <w:sz w:val="21"/>
          <w:szCs w:val="21"/>
        </w:rPr>
      </w:pP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"http://img.my.csdn.net/uploads/201210/25/1351142316_5141.jpg"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2543175" cy="495300"/>
            <wp:effectExtent l="0" t="0" r="9525" b="0"/>
            <wp:docPr id="82" name="图片 100" descr="IMG_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00" descr="IMG_355"/>
                    <pic:cNvPicPr>
                      <a:picLocks noChangeAspect="1"/>
                    </pic:cNvPicPr>
                  </pic:nvPicPr>
                  <pic:blipFill>
                    <a:blip r:embed="rId134" r:link="rId135"/>
                    <a:stretch>
                      <a:fillRect/>
                    </a:stretch>
                  </pic:blipFill>
                  <pic:spPr>
                    <a:xfrm>
                      <a:off x="0" y="0"/>
                      <a:ext cx="2543175" cy="4953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p>
    <w:p>
      <w:pPr>
        <w:pStyle w:val="6"/>
        <w:keepNext w:val="0"/>
        <w:keepLines w:val="0"/>
        <w:widowControl/>
        <w:suppressLineNumbers w:val="0"/>
        <w:pBdr>
          <w:top w:val="none" w:color="auto" w:sz="0" w:space="0"/>
          <w:bottom w:val="none" w:color="auto" w:sz="0" w:space="0"/>
        </w:pBdr>
        <w:shd w:val="clear" w:fill="FFFFFF"/>
        <w:spacing w:before="210" w:beforeAutospacing="0" w:after="210" w:afterAutospacing="0" w:line="300" w:lineRule="atLeast"/>
        <w:ind w:left="0" w:firstLine="0"/>
        <w:jc w:val="left"/>
        <w:rPr>
          <w:rFonts w:hint="default" w:ascii="Tahoma" w:hAnsi="Tahoma" w:eastAsia="Tahoma" w:cs="Tahoma"/>
          <w:b w:val="0"/>
          <w:i w:val="0"/>
          <w:caps w:val="0"/>
          <w:color w:val="333333"/>
          <w:spacing w:val="0"/>
          <w:sz w:val="21"/>
          <w:szCs w:val="21"/>
        </w:rPr>
      </w:pPr>
      <w:r>
        <w:rPr>
          <w:rFonts w:hint="default" w:ascii="Tahoma" w:hAnsi="Tahoma" w:eastAsia="Tahoma" w:cs="Tahoma"/>
          <w:b w:val="0"/>
          <w:i w:val="0"/>
          <w:caps w:val="0"/>
          <w:color w:val="333333"/>
          <w:spacing w:val="0"/>
          <w:sz w:val="21"/>
          <w:szCs w:val="21"/>
          <w:shd w:val="clear" w:fill="FFFFFF"/>
        </w:rPr>
        <w:t>    交换以后的新问题是原始问题的对偶问题，这个新问题的最优值用</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"http://img.blog.csdn.net/20131107202736187"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209550" cy="228600"/>
            <wp:effectExtent l="0" t="0" r="0" b="0"/>
            <wp:docPr id="78" name="图片 101" descr="IMG_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01" descr="IMG_356"/>
                    <pic:cNvPicPr>
                      <a:picLocks noChangeAspect="1"/>
                    </pic:cNvPicPr>
                  </pic:nvPicPr>
                  <pic:blipFill>
                    <a:blip r:embed="rId136" r:link="rId137"/>
                    <a:stretch>
                      <a:fillRect/>
                    </a:stretch>
                  </pic:blipFill>
                  <pic:spPr>
                    <a:xfrm>
                      <a:off x="0" y="0"/>
                      <a:ext cx="209550" cy="2286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Tahoma" w:hAnsi="Tahoma" w:eastAsia="Tahoma" w:cs="Tahoma"/>
          <w:b w:val="0"/>
          <w:i w:val="0"/>
          <w:caps w:val="0"/>
          <w:color w:val="333333"/>
          <w:spacing w:val="0"/>
          <w:sz w:val="21"/>
          <w:szCs w:val="21"/>
          <w:shd w:val="clear" w:fill="FFFFFF"/>
        </w:rPr>
        <w:t>来表示。而且有</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"http://img.blog.csdn.net/20131107202736187"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209550" cy="228600"/>
            <wp:effectExtent l="0" t="0" r="0" b="0"/>
            <wp:docPr id="84" name="图片 102" descr="IMG_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02" descr="IMG_357"/>
                    <pic:cNvPicPr>
                      <a:picLocks noChangeAspect="1"/>
                    </pic:cNvPicPr>
                  </pic:nvPicPr>
                  <pic:blipFill>
                    <a:blip r:embed="rId136" r:link="rId137"/>
                    <a:stretch>
                      <a:fillRect/>
                    </a:stretch>
                  </pic:blipFill>
                  <pic:spPr>
                    <a:xfrm>
                      <a:off x="0" y="0"/>
                      <a:ext cx="209550" cy="2286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MathJax_Main" w:hAnsi="MathJax_Main" w:eastAsia="MathJax_Main" w:cs="MathJax_Main"/>
          <w:b w:val="0"/>
          <w:i w:val="0"/>
          <w:caps w:val="0"/>
          <w:color w:val="333333"/>
          <w:spacing w:val="0"/>
          <w:sz w:val="28"/>
          <w:szCs w:val="28"/>
          <w:shd w:val="clear" w:fill="FFFFFF"/>
        </w:rPr>
        <w:t>≤</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"http://img.blog.csdn.net/20131107202721703"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238125" cy="209550"/>
            <wp:effectExtent l="0" t="0" r="9525" b="0"/>
            <wp:docPr id="86" name="图片 103" descr="IMG_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03" descr="IMG_358"/>
                    <pic:cNvPicPr>
                      <a:picLocks noChangeAspect="1"/>
                    </pic:cNvPicPr>
                  </pic:nvPicPr>
                  <pic:blipFill>
                    <a:blip r:embed="rId132" r:link="rId133"/>
                    <a:stretch>
                      <a:fillRect/>
                    </a:stretch>
                  </pic:blipFill>
                  <pic:spPr>
                    <a:xfrm>
                      <a:off x="0" y="0"/>
                      <a:ext cx="238125" cy="20955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Tahoma" w:hAnsi="Tahoma" w:eastAsia="Tahoma" w:cs="Tahoma"/>
          <w:b w:val="0"/>
          <w:i w:val="0"/>
          <w:caps w:val="0"/>
          <w:color w:val="333333"/>
          <w:spacing w:val="0"/>
          <w:sz w:val="21"/>
          <w:szCs w:val="21"/>
          <w:shd w:val="clear" w:fill="FFFFFF"/>
        </w:rPr>
        <w:t>，在满足某些条件的情况下，这两者相等，这个时候就可以通过求解对偶问题来间接地求解原始问题。</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换言之，之所以从</w:t>
      </w:r>
      <w:r>
        <w:rPr>
          <w:rFonts w:hint="default" w:ascii="Times New Roman" w:hAnsi="Times New Roman" w:cs="Times New Roman"/>
          <w:b w:val="0"/>
          <w:i w:val="0"/>
          <w:caps w:val="0"/>
          <w:color w:val="333333"/>
          <w:spacing w:val="0"/>
          <w:sz w:val="21"/>
          <w:szCs w:val="21"/>
          <w:shd w:val="clear" w:fill="FFFFFF"/>
        </w:rPr>
        <w:t>minmax</w:t>
      </w:r>
      <w:r>
        <w:rPr>
          <w:rFonts w:hint="eastAsia" w:ascii="宋体" w:hAnsi="宋体" w:eastAsia="宋体" w:cs="宋体"/>
          <w:b w:val="0"/>
          <w:i w:val="0"/>
          <w:caps w:val="0"/>
          <w:color w:val="333333"/>
          <w:spacing w:val="0"/>
          <w:sz w:val="21"/>
          <w:szCs w:val="21"/>
          <w:shd w:val="clear" w:fill="FFFFFF"/>
        </w:rPr>
        <w:t>的原始问题</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"http://img.blog.csdn.net/20131107202721703"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238125" cy="209550"/>
            <wp:effectExtent l="0" t="0" r="9525" b="0"/>
            <wp:docPr id="70" name="图片 104" descr="IMG_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04" descr="IMG_359"/>
                    <pic:cNvPicPr>
                      <a:picLocks noChangeAspect="1"/>
                    </pic:cNvPicPr>
                  </pic:nvPicPr>
                  <pic:blipFill>
                    <a:blip r:embed="rId132" r:link="rId133"/>
                    <a:stretch>
                      <a:fillRect/>
                    </a:stretch>
                  </pic:blipFill>
                  <pic:spPr>
                    <a:xfrm>
                      <a:off x="0" y="0"/>
                      <a:ext cx="238125" cy="20955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，转化为</w:t>
      </w:r>
      <w:r>
        <w:rPr>
          <w:rFonts w:hint="default" w:ascii="Times New Roman" w:hAnsi="Times New Roman" w:cs="Times New Roman"/>
          <w:b w:val="0"/>
          <w:i w:val="0"/>
          <w:caps w:val="0"/>
          <w:color w:val="333333"/>
          <w:spacing w:val="0"/>
          <w:sz w:val="21"/>
          <w:szCs w:val="21"/>
          <w:shd w:val="clear" w:fill="FFFFFF"/>
        </w:rPr>
        <w:t>maxmin</w:t>
      </w:r>
      <w:r>
        <w:rPr>
          <w:rFonts w:hint="eastAsia" w:ascii="宋体" w:hAnsi="宋体" w:eastAsia="宋体" w:cs="宋体"/>
          <w:b w:val="0"/>
          <w:i w:val="0"/>
          <w:caps w:val="0"/>
          <w:color w:val="333333"/>
          <w:spacing w:val="0"/>
          <w:sz w:val="21"/>
          <w:szCs w:val="21"/>
          <w:shd w:val="clear" w:fill="FFFFFF"/>
        </w:rPr>
        <w:t>的对偶问题</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"http://img.blog.csdn.net/20131107202736187"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209550" cy="228600"/>
            <wp:effectExtent l="0" t="0" r="0" b="0"/>
            <wp:docPr id="72" name="图片 105" descr="IMG_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05" descr="IMG_360"/>
                    <pic:cNvPicPr>
                      <a:picLocks noChangeAspect="1"/>
                    </pic:cNvPicPr>
                  </pic:nvPicPr>
                  <pic:blipFill>
                    <a:blip r:embed="rId136" r:link="rId137"/>
                    <a:stretch>
                      <a:fillRect/>
                    </a:stretch>
                  </pic:blipFill>
                  <pic:spPr>
                    <a:xfrm>
                      <a:off x="0" y="0"/>
                      <a:ext cx="209550" cy="2286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，一者因为</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"http://img.blog.csdn.net/20131107202736187"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209550" cy="228600"/>
            <wp:effectExtent l="0" t="0" r="0" b="0"/>
            <wp:docPr id="67" name="图片 106" descr="IMG_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06" descr="IMG_361"/>
                    <pic:cNvPicPr>
                      <a:picLocks noChangeAspect="1"/>
                    </pic:cNvPicPr>
                  </pic:nvPicPr>
                  <pic:blipFill>
                    <a:blip r:embed="rId136" r:link="rId137"/>
                    <a:stretch>
                      <a:fillRect/>
                    </a:stretch>
                  </pic:blipFill>
                  <pic:spPr>
                    <a:xfrm>
                      <a:off x="0" y="0"/>
                      <a:ext cx="209550" cy="2286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是</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"http://img.blog.csdn.net/20131107202721703"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238125" cy="209550"/>
            <wp:effectExtent l="0" t="0" r="9525" b="0"/>
            <wp:docPr id="66" name="图片 107" descr="IMG_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07" descr="IMG_362"/>
                    <pic:cNvPicPr>
                      <a:picLocks noChangeAspect="1"/>
                    </pic:cNvPicPr>
                  </pic:nvPicPr>
                  <pic:blipFill>
                    <a:blip r:embed="rId132" r:link="rId133"/>
                    <a:stretch>
                      <a:fillRect/>
                    </a:stretch>
                  </pic:blipFill>
                  <pic:spPr>
                    <a:xfrm>
                      <a:off x="0" y="0"/>
                      <a:ext cx="238125" cy="20955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的近似解，二者，转化为对偶问题后，更容易求解。</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下面可以先求</w:t>
      </w:r>
      <w:r>
        <w:rPr>
          <w:rFonts w:hint="default" w:ascii="Times New Roman" w:hAnsi="Times New Roman" w:cs="Times New Roman"/>
          <w:b w:val="0"/>
          <w:i w:val="0"/>
          <w:caps w:val="0"/>
          <w:color w:val="333333"/>
          <w:spacing w:val="0"/>
          <w:sz w:val="21"/>
          <w:szCs w:val="21"/>
          <w:shd w:val="clear" w:fill="FFFFFF"/>
        </w:rPr>
        <w:t>L </w:t>
      </w:r>
      <w:r>
        <w:rPr>
          <w:rFonts w:hint="eastAsia" w:ascii="宋体" w:hAnsi="宋体" w:eastAsia="宋体" w:cs="宋体"/>
          <w:b w:val="0"/>
          <w:i w:val="0"/>
          <w:caps w:val="0"/>
          <w:color w:val="333333"/>
          <w:spacing w:val="0"/>
          <w:sz w:val="21"/>
          <w:szCs w:val="21"/>
          <w:shd w:val="clear" w:fill="FFFFFF"/>
        </w:rPr>
        <w:t>对</w:t>
      </w:r>
      <w:r>
        <w:rPr>
          <w:rFonts w:hint="default" w:ascii="Times New Roman" w:hAnsi="Times New Roman" w:cs="Times New Roman"/>
          <w:b w:val="0"/>
          <w:i w:val="0"/>
          <w:caps w:val="0"/>
          <w:color w:val="333333"/>
          <w:spacing w:val="0"/>
          <w:sz w:val="21"/>
          <w:szCs w:val="21"/>
          <w:shd w:val="clear" w:fill="FFFFFF"/>
        </w:rPr>
        <w:t>w</w:t>
      </w:r>
      <w:r>
        <w:rPr>
          <w:rFonts w:hint="eastAsia" w:ascii="宋体" w:hAnsi="宋体" w:eastAsia="宋体" w:cs="宋体"/>
          <w:b w:val="0"/>
          <w:i w:val="0"/>
          <w:caps w:val="0"/>
          <w:color w:val="333333"/>
          <w:spacing w:val="0"/>
          <w:sz w:val="21"/>
          <w:szCs w:val="21"/>
          <w:shd w:val="clear" w:fill="FFFFFF"/>
        </w:rPr>
        <w:t>、</w:t>
      </w:r>
      <w:r>
        <w:rPr>
          <w:rFonts w:hint="default" w:ascii="Times New Roman" w:hAnsi="Times New Roman" w:cs="Times New Roman"/>
          <w:b w:val="0"/>
          <w:i w:val="0"/>
          <w:caps w:val="0"/>
          <w:color w:val="333333"/>
          <w:spacing w:val="0"/>
          <w:sz w:val="21"/>
          <w:szCs w:val="21"/>
          <w:shd w:val="clear" w:fill="FFFFFF"/>
        </w:rPr>
        <w:t>b</w:t>
      </w:r>
      <w:r>
        <w:rPr>
          <w:rFonts w:hint="eastAsia" w:ascii="宋体" w:hAnsi="宋体" w:eastAsia="宋体" w:cs="宋体"/>
          <w:b w:val="0"/>
          <w:i w:val="0"/>
          <w:caps w:val="0"/>
          <w:color w:val="333333"/>
          <w:spacing w:val="0"/>
          <w:sz w:val="21"/>
          <w:szCs w:val="21"/>
          <w:shd w:val="clear" w:fill="FFFFFF"/>
        </w:rPr>
        <w:t>的极小，再求</w:t>
      </w:r>
      <w:r>
        <w:rPr>
          <w:rFonts w:hint="default" w:ascii="Times New Roman" w:hAnsi="Times New Roman" w:cs="Times New Roman"/>
          <w:b w:val="0"/>
          <w:i w:val="0"/>
          <w:caps w:val="0"/>
          <w:color w:val="333333"/>
          <w:spacing w:val="0"/>
          <w:sz w:val="21"/>
          <w:szCs w:val="21"/>
          <w:shd w:val="clear" w:fill="FFFFFF"/>
        </w:rPr>
        <w:t>L </w:t>
      </w:r>
      <w:r>
        <w:rPr>
          <w:rFonts w:hint="eastAsia" w:ascii="宋体" w:hAnsi="宋体" w:eastAsia="宋体" w:cs="宋体"/>
          <w:b w:val="0"/>
          <w:i w:val="0"/>
          <w:caps w:val="0"/>
          <w:color w:val="333333"/>
          <w:spacing w:val="0"/>
          <w:sz w:val="21"/>
          <w:szCs w:val="21"/>
          <w:shd w:val="clear" w:fill="FFFFFF"/>
        </w:rPr>
        <w:t>对</w:t>
      </w:r>
      <w:r>
        <w:rPr>
          <w:rFonts w:hint="default" w:ascii="MathJax_Math" w:hAnsi="MathJax_Math" w:eastAsia="MathJax_Math" w:cs="MathJax_Math"/>
          <w:b w:val="0"/>
          <w:i/>
          <w:caps w:val="0"/>
          <w:color w:val="CC0000"/>
          <w:spacing w:val="0"/>
          <w:sz w:val="28"/>
          <w:szCs w:val="28"/>
          <w:shd w:val="clear" w:fill="FFFFFF"/>
        </w:rPr>
        <w:fldChar w:fldCharType="begin"/>
      </w:r>
      <w:r>
        <w:rPr>
          <w:rFonts w:hint="default" w:ascii="MathJax_Math" w:hAnsi="MathJax_Math" w:eastAsia="MathJax_Math" w:cs="MathJax_Math"/>
          <w:b w:val="0"/>
          <w:i/>
          <w:caps w:val="0"/>
          <w:color w:val="CC0000"/>
          <w:spacing w:val="0"/>
          <w:sz w:val="28"/>
          <w:szCs w:val="28"/>
          <w:shd w:val="clear" w:fill="FFFFFF"/>
        </w:rPr>
        <w:instrText xml:space="preserve">INCLUDEPICTURE \d "http://img.blog.csdn.net/20131111195836468" \* MERGEFORMATINET </w:instrText>
      </w:r>
      <w:r>
        <w:rPr>
          <w:rFonts w:hint="default" w:ascii="MathJax_Math" w:hAnsi="MathJax_Math" w:eastAsia="MathJax_Math" w:cs="MathJax_Math"/>
          <w:b w:val="0"/>
          <w:i/>
          <w:caps w:val="0"/>
          <w:color w:val="CC0000"/>
          <w:spacing w:val="0"/>
          <w:sz w:val="28"/>
          <w:szCs w:val="28"/>
          <w:shd w:val="clear" w:fill="FFFFFF"/>
        </w:rPr>
        <w:fldChar w:fldCharType="separate"/>
      </w:r>
      <w:r>
        <w:rPr>
          <w:rFonts w:hint="default" w:ascii="MathJax_Math" w:hAnsi="MathJax_Math" w:eastAsia="MathJax_Math" w:cs="MathJax_Math"/>
          <w:b w:val="0"/>
          <w:i/>
          <w:caps w:val="0"/>
          <w:color w:val="CC0000"/>
          <w:spacing w:val="0"/>
          <w:sz w:val="28"/>
          <w:szCs w:val="28"/>
          <w:shd w:val="clear" w:fill="FFFFFF"/>
        </w:rPr>
        <w:drawing>
          <wp:inline distT="0" distB="0" distL="114300" distR="114300">
            <wp:extent cx="142875" cy="152400"/>
            <wp:effectExtent l="0" t="0" r="9525" b="0"/>
            <wp:docPr id="68" name="图片 108" descr="IMG_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08" descr="IMG_363"/>
                    <pic:cNvPicPr>
                      <a:picLocks noChangeAspect="1"/>
                    </pic:cNvPicPr>
                  </pic:nvPicPr>
                  <pic:blipFill>
                    <a:blip r:embed="rId110" r:link="rId111"/>
                    <a:stretch>
                      <a:fillRect/>
                    </a:stretch>
                  </pic:blipFill>
                  <pic:spPr>
                    <a:xfrm>
                      <a:off x="0" y="0"/>
                      <a:ext cx="142875" cy="152400"/>
                    </a:xfrm>
                    <a:prstGeom prst="rect">
                      <a:avLst/>
                    </a:prstGeom>
                    <a:noFill/>
                    <a:ln w="9525">
                      <a:noFill/>
                      <a:miter/>
                    </a:ln>
                  </pic:spPr>
                </pic:pic>
              </a:graphicData>
            </a:graphic>
          </wp:inline>
        </w:drawing>
      </w:r>
      <w:r>
        <w:rPr>
          <w:rFonts w:hint="default" w:ascii="MathJax_Math" w:hAnsi="MathJax_Math" w:eastAsia="MathJax_Math" w:cs="MathJax_Math"/>
          <w:b w:val="0"/>
          <w:i/>
          <w:caps w:val="0"/>
          <w:color w:val="CC0000"/>
          <w:spacing w:val="0"/>
          <w:sz w:val="28"/>
          <w:szCs w:val="28"/>
          <w:shd w:val="clear" w:fill="FFFFFF"/>
        </w:rPr>
        <w:fldChar w:fldCharType="end"/>
      </w:r>
      <w:r>
        <w:rPr>
          <w:rFonts w:hint="default" w:ascii="Arial" w:hAnsi="Arial" w:cs="Arial"/>
          <w:b w:val="0"/>
          <w:i w:val="0"/>
          <w:caps w:val="0"/>
          <w:color w:val="333333"/>
          <w:spacing w:val="0"/>
          <w:sz w:val="21"/>
          <w:szCs w:val="21"/>
          <w:shd w:val="clear" w:fill="FFFFFF"/>
        </w:rPr>
        <w:t>的极大。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i w:val="0"/>
          <w:caps w:val="0"/>
          <w:color w:val="333333"/>
          <w:spacing w:val="0"/>
          <w:sz w:val="21"/>
          <w:szCs w:val="21"/>
        </w:rPr>
      </w:pPr>
      <w:bookmarkStart w:id="8" w:name="t11"/>
      <w:bookmarkEnd w:id="8"/>
      <w:r>
        <w:rPr>
          <w:rFonts w:hint="default" w:ascii="Arial" w:hAnsi="Arial" w:cs="Arial"/>
          <w:i w:val="0"/>
          <w:caps w:val="0"/>
          <w:color w:val="333333"/>
          <w:spacing w:val="0"/>
          <w:sz w:val="21"/>
          <w:szCs w:val="21"/>
          <w:shd w:val="clear" w:fill="FFFFFF"/>
        </w:rPr>
        <w:t>2.1.2、KKT条件</w:t>
      </w:r>
    </w:p>
    <w:p>
      <w:pPr>
        <w:pStyle w:val="6"/>
        <w:keepNext w:val="0"/>
        <w:keepLines w:val="0"/>
        <w:widowControl/>
        <w:suppressLineNumbers w:val="0"/>
        <w:pBdr>
          <w:top w:val="none" w:color="auto" w:sz="0" w:space="0"/>
          <w:bottom w:val="none" w:color="auto" w:sz="0" w:space="0"/>
        </w:pBdr>
        <w:shd w:val="clear" w:fill="FFFFFF"/>
        <w:spacing w:before="210" w:beforeAutospacing="0" w:after="210" w:afterAutospacing="0" w:line="300" w:lineRule="atLeast"/>
        <w:ind w:left="0" w:firstLine="0"/>
        <w:jc w:val="left"/>
        <w:rPr>
          <w:rFonts w:hint="default" w:ascii="Tahoma" w:hAnsi="Tahoma" w:eastAsia="Tahoma" w:cs="Tahoma"/>
          <w:b w:val="0"/>
          <w:i w:val="0"/>
          <w:caps w:val="0"/>
          <w:color w:val="333333"/>
          <w:spacing w:val="0"/>
          <w:sz w:val="21"/>
          <w:szCs w:val="21"/>
        </w:rPr>
      </w:pPr>
      <w:r>
        <w:rPr>
          <w:rFonts w:hint="default" w:ascii="Tahoma" w:hAnsi="Tahoma" w:eastAsia="Tahoma" w:cs="Tahoma"/>
          <w:b w:val="0"/>
          <w:i w:val="0"/>
          <w:caps w:val="0"/>
          <w:color w:val="333333"/>
          <w:spacing w:val="0"/>
          <w:sz w:val="21"/>
          <w:szCs w:val="21"/>
          <w:shd w:val="clear" w:fill="FFFFFF"/>
        </w:rPr>
        <w:t>  </w:t>
      </w:r>
      <w:r>
        <w:rPr>
          <w:rFonts w:hint="default" w:ascii="Tahoma" w:hAnsi="Tahoma" w:eastAsia="Tahoma" w:cs="Tahoma"/>
          <w:b w:val="0"/>
          <w:i w:val="0"/>
          <w:caps w:val="0"/>
          <w:color w:val="333333"/>
          <w:spacing w:val="0"/>
          <w:sz w:val="18"/>
          <w:szCs w:val="18"/>
          <w:shd w:val="clear" w:fill="FFFFFF"/>
        </w:rPr>
        <w:t>  </w:t>
      </w:r>
      <w:r>
        <w:rPr>
          <w:rFonts w:hint="default" w:ascii="Tahoma" w:hAnsi="Tahoma" w:eastAsia="Tahoma" w:cs="Tahoma"/>
          <w:b w:val="0"/>
          <w:i w:val="0"/>
          <w:caps w:val="0"/>
          <w:color w:val="333333"/>
          <w:spacing w:val="0"/>
          <w:sz w:val="21"/>
          <w:szCs w:val="21"/>
          <w:shd w:val="clear" w:fill="FFFFFF"/>
        </w:rPr>
        <w:t>上文中提到“</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"http://img.blog.csdn.net/20131107202736187"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209550" cy="228600"/>
            <wp:effectExtent l="0" t="0" r="0" b="0"/>
            <wp:docPr id="71" name="图片 109" descr="IMG_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09" descr="IMG_364"/>
                    <pic:cNvPicPr>
                      <a:picLocks noChangeAspect="1"/>
                    </pic:cNvPicPr>
                  </pic:nvPicPr>
                  <pic:blipFill>
                    <a:blip r:embed="rId136" r:link="rId137"/>
                    <a:stretch>
                      <a:fillRect/>
                    </a:stretch>
                  </pic:blipFill>
                  <pic:spPr>
                    <a:xfrm>
                      <a:off x="0" y="0"/>
                      <a:ext cx="209550" cy="2286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MathJax_Main" w:hAnsi="MathJax_Main" w:eastAsia="MathJax_Main" w:cs="MathJax_Main"/>
          <w:b w:val="0"/>
          <w:i w:val="0"/>
          <w:caps w:val="0"/>
          <w:color w:val="333333"/>
          <w:spacing w:val="0"/>
          <w:sz w:val="28"/>
          <w:szCs w:val="28"/>
          <w:shd w:val="clear" w:fill="FFFFFF"/>
        </w:rPr>
        <w:t>≤</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"http://img.blog.csdn.net/20131107202721703"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238125" cy="209550"/>
            <wp:effectExtent l="0" t="0" r="9525" b="0"/>
            <wp:docPr id="69" name="图片 110" descr="IMG_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10" descr="IMG_365"/>
                    <pic:cNvPicPr>
                      <a:picLocks noChangeAspect="1"/>
                    </pic:cNvPicPr>
                  </pic:nvPicPr>
                  <pic:blipFill>
                    <a:blip r:embed="rId132" r:link="rId133"/>
                    <a:stretch>
                      <a:fillRect/>
                    </a:stretch>
                  </pic:blipFill>
                  <pic:spPr>
                    <a:xfrm>
                      <a:off x="0" y="0"/>
                      <a:ext cx="238125" cy="20955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Tahoma" w:hAnsi="Tahoma" w:eastAsia="Tahoma" w:cs="Tahoma"/>
          <w:b w:val="0"/>
          <w:i w:val="0"/>
          <w:caps w:val="0"/>
          <w:color w:val="333333"/>
          <w:spacing w:val="0"/>
          <w:sz w:val="21"/>
          <w:szCs w:val="21"/>
          <w:shd w:val="clear" w:fill="FFFFFF"/>
        </w:rPr>
        <w:t>在满足某些条件的情况下，两者等价”，这所谓的“满足某些条件”就是要满足</w:t>
      </w:r>
      <w:r>
        <w:rPr>
          <w:rFonts w:hint="default" w:ascii="Times New Roman" w:hAnsi="Times New Roman" w:eastAsia="Tahoma" w:cs="Times New Roman"/>
          <w:b w:val="0"/>
          <w:i w:val="0"/>
          <w:caps w:val="0"/>
          <w:color w:val="333333"/>
          <w:spacing w:val="0"/>
          <w:sz w:val="21"/>
          <w:szCs w:val="21"/>
          <w:shd w:val="clear" w:fill="FFFFFF"/>
        </w:rPr>
        <w:t>KKT</w:t>
      </w:r>
      <w:r>
        <w:rPr>
          <w:rFonts w:hint="eastAsia" w:ascii="宋体" w:hAnsi="宋体" w:eastAsia="宋体" w:cs="宋体"/>
          <w:b w:val="0"/>
          <w:i w:val="0"/>
          <w:caps w:val="0"/>
          <w:color w:val="333333"/>
          <w:spacing w:val="0"/>
          <w:sz w:val="21"/>
          <w:szCs w:val="21"/>
          <w:shd w:val="clear" w:fill="FFFFFF"/>
        </w:rPr>
        <w:t>条件。</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一般地，一个最优化数学模型能够表示成下列标准形式：</w:t>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ind w:left="1440" w:right="1440"/>
        <w:jc w:val="left"/>
        <w:rPr>
          <w:rFonts w:hint="default" w:ascii="Tahoma" w:hAnsi="Tahoma" w:eastAsia="Tahoma" w:cs="Tahoma"/>
        </w:rPr>
      </w:pPr>
      <w:r>
        <w:rPr>
          <w:rFonts w:hint="default" w:ascii="Tahoma" w:hAnsi="Tahoma" w:eastAsia="Tahoma" w:cs="Tahoma"/>
          <w:b w:val="0"/>
          <w:i w:val="0"/>
          <w:caps w:val="0"/>
          <w:color w:val="333333"/>
          <w:spacing w:val="0"/>
          <w:sz w:val="18"/>
          <w:szCs w:val="18"/>
          <w:shd w:val="clear" w:fill="FFFFFF"/>
        </w:rPr>
        <w:fldChar w:fldCharType="begin"/>
      </w:r>
      <w:r>
        <w:rPr>
          <w:rFonts w:hint="default" w:ascii="Tahoma" w:hAnsi="Tahoma" w:eastAsia="Tahoma" w:cs="Tahoma"/>
          <w:b w:val="0"/>
          <w:i w:val="0"/>
          <w:caps w:val="0"/>
          <w:color w:val="333333"/>
          <w:spacing w:val="0"/>
          <w:sz w:val="18"/>
          <w:szCs w:val="18"/>
          <w:shd w:val="clear" w:fill="FFFFFF"/>
        </w:rPr>
        <w:instrText xml:space="preserve">INCLUDEPICTURE \d "http://my.csdn.net/uploads/201206/08/1339126493_9056.jpg" \* MERGEFORMATINET </w:instrText>
      </w:r>
      <w:r>
        <w:rPr>
          <w:rFonts w:hint="default" w:ascii="Tahoma" w:hAnsi="Tahoma" w:eastAsia="Tahoma" w:cs="Tahoma"/>
          <w:b w:val="0"/>
          <w:i w:val="0"/>
          <w:caps w:val="0"/>
          <w:color w:val="333333"/>
          <w:spacing w:val="0"/>
          <w:sz w:val="18"/>
          <w:szCs w:val="18"/>
          <w:shd w:val="clear" w:fill="FFFFFF"/>
        </w:rPr>
        <w:fldChar w:fldCharType="separate"/>
      </w:r>
      <w:r>
        <w:rPr>
          <w:rFonts w:hint="default" w:ascii="Tahoma" w:hAnsi="Tahoma" w:eastAsia="Tahoma" w:cs="Tahoma"/>
          <w:b w:val="0"/>
          <w:i w:val="0"/>
          <w:caps w:val="0"/>
          <w:color w:val="333333"/>
          <w:spacing w:val="0"/>
          <w:sz w:val="18"/>
          <w:szCs w:val="18"/>
          <w:shd w:val="clear" w:fill="FFFFFF"/>
        </w:rPr>
        <w:drawing>
          <wp:inline distT="0" distB="0" distL="114300" distR="114300">
            <wp:extent cx="304800" cy="304800"/>
            <wp:effectExtent l="0" t="0" r="0" b="0"/>
            <wp:docPr id="94" name="图片 111" descr="IMG_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11" descr="IMG_366"/>
                    <pic:cNvPicPr>
                      <a:picLocks noChangeAspect="1"/>
                    </pic:cNvPicPr>
                  </pic:nvPicPr>
                  <pic:blipFill>
                    <a:blip r:embed="rId102" r:link="rId103"/>
                    <a:stretch>
                      <a:fillRect/>
                    </a:stretch>
                  </pic:blipFill>
                  <pic:spPr>
                    <a:xfrm>
                      <a:off x="0" y="0"/>
                      <a:ext cx="304800" cy="3048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18"/>
          <w:szCs w:val="18"/>
          <w:shd w:val="clear" w:fill="FFFFFF"/>
        </w:rPr>
        <w:fldChar w:fldCharType="end"/>
      </w:r>
    </w:p>
    <w:p>
      <w:pPr>
        <w:pStyle w:val="6"/>
        <w:keepNext w:val="0"/>
        <w:keepLines w:val="0"/>
        <w:widowControl/>
        <w:suppressLineNumbers w:val="0"/>
        <w:pBdr>
          <w:top w:val="none" w:color="auto" w:sz="0" w:space="0"/>
          <w:bottom w:val="none" w:color="auto" w:sz="0" w:space="0"/>
        </w:pBdr>
        <w:shd w:val="clear" w:fill="FFFFFF"/>
        <w:spacing w:before="210" w:beforeAutospacing="0" w:after="210" w:afterAutospacing="0" w:line="300" w:lineRule="atLeast"/>
        <w:ind w:left="0" w:firstLine="0"/>
        <w:jc w:val="left"/>
        <w:rPr>
          <w:rFonts w:hint="default" w:ascii="Tahoma" w:hAnsi="Tahoma" w:eastAsia="Tahoma" w:cs="Tahoma"/>
          <w:b w:val="0"/>
          <w:i w:val="0"/>
          <w:caps w:val="0"/>
          <w:color w:val="333333"/>
          <w:spacing w:val="0"/>
          <w:sz w:val="21"/>
          <w:szCs w:val="21"/>
        </w:rPr>
      </w:pPr>
      <w:r>
        <w:rPr>
          <w:rFonts w:hint="default" w:ascii="Tahoma" w:hAnsi="Tahoma" w:eastAsia="Tahoma" w:cs="Tahoma"/>
          <w:b w:val="0"/>
          <w:i w:val="0"/>
          <w:caps w:val="0"/>
          <w:color w:val="333333"/>
          <w:spacing w:val="0"/>
          <w:sz w:val="21"/>
          <w:szCs w:val="21"/>
          <w:shd w:val="clear" w:fill="FFFFFF"/>
        </w:rPr>
        <w:t>    其中，f(x)是需要最小化的函数，h(x)是等式约束，g(x)是不等式约束，p和q分别为等式约束和不等式约束的数量。</w:t>
      </w:r>
    </w:p>
    <w:p>
      <w:pPr>
        <w:pStyle w:val="6"/>
        <w:keepNext w:val="0"/>
        <w:keepLines w:val="0"/>
        <w:widowControl/>
        <w:suppressLineNumbers w:val="0"/>
        <w:pBdr>
          <w:top w:val="none" w:color="auto" w:sz="0" w:space="0"/>
          <w:bottom w:val="none" w:color="auto" w:sz="0" w:space="0"/>
        </w:pBdr>
        <w:shd w:val="clear" w:fill="FFFFFF"/>
        <w:spacing w:before="210" w:beforeAutospacing="0" w:after="210" w:afterAutospacing="0" w:line="300" w:lineRule="atLeast"/>
        <w:ind w:left="0" w:firstLine="0"/>
        <w:jc w:val="left"/>
        <w:rPr>
          <w:rFonts w:hint="default" w:ascii="Tahoma" w:hAnsi="Tahoma" w:eastAsia="Tahoma" w:cs="Tahoma"/>
          <w:b w:val="0"/>
          <w:i w:val="0"/>
          <w:caps w:val="0"/>
          <w:color w:val="333333"/>
          <w:spacing w:val="0"/>
          <w:sz w:val="21"/>
          <w:szCs w:val="21"/>
        </w:rPr>
      </w:pPr>
      <w:r>
        <w:rPr>
          <w:rFonts w:hint="default" w:ascii="Tahoma" w:hAnsi="Tahoma" w:eastAsia="Tahoma" w:cs="Tahoma"/>
          <w:b w:val="0"/>
          <w:i w:val="0"/>
          <w:caps w:val="0"/>
          <w:color w:val="333333"/>
          <w:spacing w:val="0"/>
          <w:sz w:val="21"/>
          <w:szCs w:val="21"/>
          <w:shd w:val="clear" w:fill="FFFFFF"/>
        </w:rPr>
        <w:t>    同时，得明白以下两点：</w:t>
      </w:r>
    </w:p>
    <w:p>
      <w:pPr>
        <w:keepNext w:val="0"/>
        <w:keepLines w:val="0"/>
        <w:widowControl/>
        <w:numPr>
          <w:ilvl w:val="0"/>
          <w:numId w:val="1"/>
        </w:numPr>
        <w:suppressLineNumbers w:val="0"/>
        <w:tabs>
          <w:tab w:val="left" w:pos="720"/>
        </w:tabs>
        <w:spacing w:before="0" w:beforeAutospacing="1" w:after="0" w:afterAutospacing="1" w:line="390" w:lineRule="atLeast"/>
        <w:ind w:left="720" w:hanging="360"/>
        <w:jc w:val="left"/>
      </w:pPr>
      <w:r>
        <w:rPr>
          <w:rFonts w:hint="default" w:ascii="Arial" w:hAnsi="Arial" w:cs="Arial"/>
          <w:b w:val="0"/>
          <w:i w:val="0"/>
          <w:caps w:val="0"/>
          <w:color w:val="333333"/>
          <w:spacing w:val="0"/>
          <w:sz w:val="21"/>
          <w:szCs w:val="21"/>
          <w:shd w:val="clear" w:fill="FFFFFF"/>
        </w:rPr>
        <w:t>凸优化的概念：</w:t>
      </w:r>
      <w:r>
        <w:rPr>
          <w:rFonts w:ascii="sans-serif" w:hAnsi="sans-serif" w:eastAsia="sans-serif" w:cs="sans-serif"/>
          <w:b w:val="0"/>
          <w:i w:val="0"/>
          <w:caps w:val="0"/>
          <w:color w:val="333333"/>
          <w:spacing w:val="0"/>
          <w:sz w:val="22"/>
          <w:szCs w:val="22"/>
          <w:shd w:val="clear" w:fill="FFFFFF"/>
        </w:rPr>
        <w:fldChar w:fldCharType="begin"/>
      </w:r>
      <w:r>
        <w:rPr>
          <w:rFonts w:ascii="sans-serif" w:hAnsi="sans-serif" w:eastAsia="sans-serif" w:cs="sans-serif"/>
          <w:b w:val="0"/>
          <w:i w:val="0"/>
          <w:caps w:val="0"/>
          <w:color w:val="333333"/>
          <w:spacing w:val="0"/>
          <w:sz w:val="22"/>
          <w:szCs w:val="22"/>
          <w:shd w:val="clear" w:fill="FFFFFF"/>
        </w:rPr>
        <w:instrText xml:space="preserve">INCLUDEPICTURE \d "http://upload.wikimedia.org/math/d/0/1/d01e9255365440ae709190fafc071951.png" \* MERGEFORMATINET </w:instrText>
      </w:r>
      <w:r>
        <w:rPr>
          <w:rFonts w:ascii="sans-serif" w:hAnsi="sans-serif" w:eastAsia="sans-serif" w:cs="sans-serif"/>
          <w:b w:val="0"/>
          <w:i w:val="0"/>
          <w:caps w:val="0"/>
          <w:color w:val="333333"/>
          <w:spacing w:val="0"/>
          <w:sz w:val="22"/>
          <w:szCs w:val="22"/>
          <w:shd w:val="clear" w:fill="FFFFFF"/>
        </w:rPr>
        <w:fldChar w:fldCharType="separate"/>
      </w:r>
      <w:r>
        <w:rPr>
          <w:rFonts w:ascii="sans-serif" w:hAnsi="sans-serif" w:eastAsia="sans-serif" w:cs="sans-serif"/>
          <w:b w:val="0"/>
          <w:i w:val="0"/>
          <w:caps w:val="0"/>
          <w:color w:val="333333"/>
          <w:spacing w:val="0"/>
          <w:sz w:val="22"/>
          <w:szCs w:val="22"/>
          <w:shd w:val="clear" w:fill="FFFFFF"/>
        </w:rPr>
        <w:drawing>
          <wp:inline distT="0" distB="0" distL="114300" distR="114300">
            <wp:extent cx="304800" cy="304800"/>
            <wp:effectExtent l="0" t="0" r="0" b="0"/>
            <wp:docPr id="89" name="图片 112" descr="IMG_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12" descr="IMG_367"/>
                    <pic:cNvPicPr>
                      <a:picLocks noChangeAspect="1"/>
                    </pic:cNvPicPr>
                  </pic:nvPicPr>
                  <pic:blipFill>
                    <a:blip r:embed="rId102" r:link="rId10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sz w:val="22"/>
          <w:szCs w:val="22"/>
          <w:shd w:val="clear" w:fill="FFFFFF"/>
        </w:rPr>
        <w:fldChar w:fldCharType="end"/>
      </w:r>
      <w:r>
        <w:rPr>
          <w:rFonts w:hint="default" w:ascii="sans-serif" w:hAnsi="sans-serif" w:eastAsia="sans-serif" w:cs="sans-serif"/>
          <w:b w:val="0"/>
          <w:i w:val="0"/>
          <w:caps w:val="0"/>
          <w:color w:val="333333"/>
          <w:spacing w:val="0"/>
          <w:sz w:val="22"/>
          <w:szCs w:val="22"/>
          <w:shd w:val="clear" w:fill="FFFFFF"/>
        </w:rPr>
        <w:t> 为一凸集， </w:t>
      </w:r>
      <w:r>
        <w:rPr>
          <w:rFonts w:hint="default" w:ascii="sans-serif" w:hAnsi="sans-serif" w:eastAsia="sans-serif" w:cs="sans-serif"/>
          <w:b w:val="0"/>
          <w:i w:val="0"/>
          <w:caps w:val="0"/>
          <w:color w:val="333333"/>
          <w:spacing w:val="0"/>
          <w:sz w:val="22"/>
          <w:szCs w:val="22"/>
          <w:shd w:val="clear" w:fill="FFFFFF"/>
        </w:rPr>
        <w:fldChar w:fldCharType="begin"/>
      </w:r>
      <w:r>
        <w:rPr>
          <w:rFonts w:hint="default" w:ascii="sans-serif" w:hAnsi="sans-serif" w:eastAsia="sans-serif" w:cs="sans-serif"/>
          <w:b w:val="0"/>
          <w:i w:val="0"/>
          <w:caps w:val="0"/>
          <w:color w:val="333333"/>
          <w:spacing w:val="0"/>
          <w:sz w:val="22"/>
          <w:szCs w:val="22"/>
          <w:shd w:val="clear" w:fill="FFFFFF"/>
        </w:rPr>
        <w:instrText xml:space="preserve">INCLUDEPICTURE \d "http://upload.wikimedia.org/math/3/4/5/345879b44bce56b80552389916fa67fe.png" \* MERGEFORMATINET </w:instrText>
      </w:r>
      <w:r>
        <w:rPr>
          <w:rFonts w:hint="default" w:ascii="sans-serif" w:hAnsi="sans-serif" w:eastAsia="sans-serif" w:cs="sans-serif"/>
          <w:b w:val="0"/>
          <w:i w:val="0"/>
          <w:caps w:val="0"/>
          <w:color w:val="333333"/>
          <w:spacing w:val="0"/>
          <w:sz w:val="22"/>
          <w:szCs w:val="22"/>
          <w:shd w:val="clear" w:fill="FFFFFF"/>
        </w:rPr>
        <w:fldChar w:fldCharType="separate"/>
      </w:r>
      <w:r>
        <w:rPr>
          <w:rFonts w:hint="default" w:ascii="sans-serif" w:hAnsi="sans-serif" w:eastAsia="sans-serif" w:cs="sans-serif"/>
          <w:b w:val="0"/>
          <w:i w:val="0"/>
          <w:caps w:val="0"/>
          <w:color w:val="333333"/>
          <w:spacing w:val="0"/>
          <w:sz w:val="22"/>
          <w:szCs w:val="22"/>
          <w:shd w:val="clear" w:fill="FFFFFF"/>
        </w:rPr>
        <w:drawing>
          <wp:inline distT="0" distB="0" distL="114300" distR="114300">
            <wp:extent cx="304800" cy="304800"/>
            <wp:effectExtent l="0" t="0" r="0" b="0"/>
            <wp:docPr id="90" name="图片 113" descr="IMG_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13" descr="IMG_368"/>
                    <pic:cNvPicPr>
                      <a:picLocks noChangeAspect="1"/>
                    </pic:cNvPicPr>
                  </pic:nvPicPr>
                  <pic:blipFill>
                    <a:blip r:embed="rId102" r:link="rId10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sz w:val="22"/>
          <w:szCs w:val="22"/>
          <w:shd w:val="clear" w:fill="FFFFFF"/>
        </w:rPr>
        <w:fldChar w:fldCharType="end"/>
      </w:r>
      <w:r>
        <w:rPr>
          <w:rFonts w:hint="default" w:ascii="sans-serif" w:hAnsi="sans-serif" w:eastAsia="sans-serif" w:cs="sans-serif"/>
          <w:b w:val="0"/>
          <w:i w:val="0"/>
          <w:caps w:val="0"/>
          <w:color w:val="333333"/>
          <w:spacing w:val="0"/>
          <w:sz w:val="22"/>
          <w:szCs w:val="22"/>
          <w:shd w:val="clear" w:fill="FFFFFF"/>
        </w:rPr>
        <w:t> 为一凸函数。凸优化就是要找出一点 </w:t>
      </w:r>
      <w:r>
        <w:rPr>
          <w:rFonts w:hint="default" w:ascii="sans-serif" w:hAnsi="sans-serif" w:eastAsia="sans-serif" w:cs="sans-serif"/>
          <w:b w:val="0"/>
          <w:i w:val="0"/>
          <w:caps w:val="0"/>
          <w:color w:val="333333"/>
          <w:spacing w:val="0"/>
          <w:sz w:val="22"/>
          <w:szCs w:val="22"/>
          <w:shd w:val="clear" w:fill="FFFFFF"/>
        </w:rPr>
        <w:fldChar w:fldCharType="begin"/>
      </w:r>
      <w:r>
        <w:rPr>
          <w:rFonts w:hint="default" w:ascii="sans-serif" w:hAnsi="sans-serif" w:eastAsia="sans-serif" w:cs="sans-serif"/>
          <w:b w:val="0"/>
          <w:i w:val="0"/>
          <w:caps w:val="0"/>
          <w:color w:val="333333"/>
          <w:spacing w:val="0"/>
          <w:sz w:val="22"/>
          <w:szCs w:val="22"/>
          <w:shd w:val="clear" w:fill="FFFFFF"/>
        </w:rPr>
        <w:instrText xml:space="preserve">INCLUDEPICTURE \d "http://upload.wikimedia.org/math/7/a/b/7ab2b524ce2a695903b81d45d27d5242.png" \* MERGEFORMATINET </w:instrText>
      </w:r>
      <w:r>
        <w:rPr>
          <w:rFonts w:hint="default" w:ascii="sans-serif" w:hAnsi="sans-serif" w:eastAsia="sans-serif" w:cs="sans-serif"/>
          <w:b w:val="0"/>
          <w:i w:val="0"/>
          <w:caps w:val="0"/>
          <w:color w:val="333333"/>
          <w:spacing w:val="0"/>
          <w:sz w:val="22"/>
          <w:szCs w:val="22"/>
          <w:shd w:val="clear" w:fill="FFFFFF"/>
        </w:rPr>
        <w:fldChar w:fldCharType="separate"/>
      </w:r>
      <w:r>
        <w:rPr>
          <w:rFonts w:hint="default" w:ascii="sans-serif" w:hAnsi="sans-serif" w:eastAsia="sans-serif" w:cs="sans-serif"/>
          <w:b w:val="0"/>
          <w:i w:val="0"/>
          <w:caps w:val="0"/>
          <w:color w:val="333333"/>
          <w:spacing w:val="0"/>
          <w:sz w:val="22"/>
          <w:szCs w:val="22"/>
          <w:shd w:val="clear" w:fill="FFFFFF"/>
        </w:rPr>
        <w:drawing>
          <wp:inline distT="0" distB="0" distL="114300" distR="114300">
            <wp:extent cx="304800" cy="304800"/>
            <wp:effectExtent l="0" t="0" r="0" b="0"/>
            <wp:docPr id="92" name="图片 114" descr="IMG_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14" descr="IMG_369"/>
                    <pic:cNvPicPr>
                      <a:picLocks noChangeAspect="1"/>
                    </pic:cNvPicPr>
                  </pic:nvPicPr>
                  <pic:blipFill>
                    <a:blip r:embed="rId102" r:link="rId10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sz w:val="22"/>
          <w:szCs w:val="22"/>
          <w:shd w:val="clear" w:fill="FFFFFF"/>
        </w:rPr>
        <w:fldChar w:fldCharType="end"/>
      </w:r>
      <w:r>
        <w:rPr>
          <w:rFonts w:hint="default" w:ascii="sans-serif" w:hAnsi="sans-serif" w:eastAsia="sans-serif" w:cs="sans-serif"/>
          <w:b w:val="0"/>
          <w:i w:val="0"/>
          <w:caps w:val="0"/>
          <w:color w:val="333333"/>
          <w:spacing w:val="0"/>
          <w:sz w:val="22"/>
          <w:szCs w:val="22"/>
          <w:shd w:val="clear" w:fill="FFFFFF"/>
        </w:rPr>
        <w:t> ，使得每一 </w:t>
      </w:r>
      <w:r>
        <w:rPr>
          <w:rFonts w:hint="default" w:ascii="sans-serif" w:hAnsi="sans-serif" w:eastAsia="sans-serif" w:cs="sans-serif"/>
          <w:b w:val="0"/>
          <w:i w:val="0"/>
          <w:caps w:val="0"/>
          <w:color w:val="333333"/>
          <w:spacing w:val="0"/>
          <w:sz w:val="22"/>
          <w:szCs w:val="22"/>
          <w:shd w:val="clear" w:fill="FFFFFF"/>
        </w:rPr>
        <w:fldChar w:fldCharType="begin"/>
      </w:r>
      <w:r>
        <w:rPr>
          <w:rFonts w:hint="default" w:ascii="sans-serif" w:hAnsi="sans-serif" w:eastAsia="sans-serif" w:cs="sans-serif"/>
          <w:b w:val="0"/>
          <w:i w:val="0"/>
          <w:caps w:val="0"/>
          <w:color w:val="333333"/>
          <w:spacing w:val="0"/>
          <w:sz w:val="22"/>
          <w:szCs w:val="22"/>
          <w:shd w:val="clear" w:fill="FFFFFF"/>
        </w:rPr>
        <w:instrText xml:space="preserve">INCLUDEPICTURE \d "http://upload.wikimedia.org/math/6/2/4/624cf12f420fb0f373cda9f7b216b2f3.png" \* MERGEFORMATINET </w:instrText>
      </w:r>
      <w:r>
        <w:rPr>
          <w:rFonts w:hint="default" w:ascii="sans-serif" w:hAnsi="sans-serif" w:eastAsia="sans-serif" w:cs="sans-serif"/>
          <w:b w:val="0"/>
          <w:i w:val="0"/>
          <w:caps w:val="0"/>
          <w:color w:val="333333"/>
          <w:spacing w:val="0"/>
          <w:sz w:val="22"/>
          <w:szCs w:val="22"/>
          <w:shd w:val="clear" w:fill="FFFFFF"/>
        </w:rPr>
        <w:fldChar w:fldCharType="separate"/>
      </w:r>
      <w:r>
        <w:rPr>
          <w:rFonts w:hint="default" w:ascii="sans-serif" w:hAnsi="sans-serif" w:eastAsia="sans-serif" w:cs="sans-serif"/>
          <w:b w:val="0"/>
          <w:i w:val="0"/>
          <w:caps w:val="0"/>
          <w:color w:val="333333"/>
          <w:spacing w:val="0"/>
          <w:sz w:val="22"/>
          <w:szCs w:val="22"/>
          <w:shd w:val="clear" w:fill="FFFFFF"/>
        </w:rPr>
        <w:drawing>
          <wp:inline distT="0" distB="0" distL="114300" distR="114300">
            <wp:extent cx="304800" cy="304800"/>
            <wp:effectExtent l="0" t="0" r="0" b="0"/>
            <wp:docPr id="87" name="图片 115" descr="IMG_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15" descr="IMG_370"/>
                    <pic:cNvPicPr>
                      <a:picLocks noChangeAspect="1"/>
                    </pic:cNvPicPr>
                  </pic:nvPicPr>
                  <pic:blipFill>
                    <a:blip r:embed="rId102" r:link="rId10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sz w:val="22"/>
          <w:szCs w:val="22"/>
          <w:shd w:val="clear" w:fill="FFFFFF"/>
        </w:rPr>
        <w:fldChar w:fldCharType="end"/>
      </w:r>
      <w:r>
        <w:rPr>
          <w:rFonts w:hint="default" w:ascii="sans-serif" w:hAnsi="sans-serif" w:eastAsia="sans-serif" w:cs="sans-serif"/>
          <w:b w:val="0"/>
          <w:i w:val="0"/>
          <w:caps w:val="0"/>
          <w:color w:val="333333"/>
          <w:spacing w:val="0"/>
          <w:sz w:val="22"/>
          <w:szCs w:val="22"/>
          <w:shd w:val="clear" w:fill="FFFFFF"/>
        </w:rPr>
        <w:t> 满足 </w:t>
      </w:r>
      <w:r>
        <w:rPr>
          <w:rFonts w:hint="default" w:ascii="sans-serif" w:hAnsi="sans-serif" w:eastAsia="sans-serif" w:cs="sans-serif"/>
          <w:b w:val="0"/>
          <w:i w:val="0"/>
          <w:caps w:val="0"/>
          <w:color w:val="333333"/>
          <w:spacing w:val="0"/>
          <w:sz w:val="22"/>
          <w:szCs w:val="22"/>
          <w:shd w:val="clear" w:fill="FFFFFF"/>
        </w:rPr>
        <w:fldChar w:fldCharType="begin"/>
      </w:r>
      <w:r>
        <w:rPr>
          <w:rFonts w:hint="default" w:ascii="sans-serif" w:hAnsi="sans-serif" w:eastAsia="sans-serif" w:cs="sans-serif"/>
          <w:b w:val="0"/>
          <w:i w:val="0"/>
          <w:caps w:val="0"/>
          <w:color w:val="333333"/>
          <w:spacing w:val="0"/>
          <w:sz w:val="22"/>
          <w:szCs w:val="22"/>
          <w:shd w:val="clear" w:fill="FFFFFF"/>
        </w:rPr>
        <w:instrText xml:space="preserve">INCLUDEPICTURE \d "http://upload.wikimedia.org/math/d/a/0/da0d27822f8c98efc3d1a39ae37f30e1.png" \* MERGEFORMATINET </w:instrText>
      </w:r>
      <w:r>
        <w:rPr>
          <w:rFonts w:hint="default" w:ascii="sans-serif" w:hAnsi="sans-serif" w:eastAsia="sans-serif" w:cs="sans-serif"/>
          <w:b w:val="0"/>
          <w:i w:val="0"/>
          <w:caps w:val="0"/>
          <w:color w:val="333333"/>
          <w:spacing w:val="0"/>
          <w:sz w:val="22"/>
          <w:szCs w:val="22"/>
          <w:shd w:val="clear" w:fill="FFFFFF"/>
        </w:rPr>
        <w:fldChar w:fldCharType="separate"/>
      </w:r>
      <w:r>
        <w:rPr>
          <w:rFonts w:hint="default" w:ascii="sans-serif" w:hAnsi="sans-serif" w:eastAsia="sans-serif" w:cs="sans-serif"/>
          <w:b w:val="0"/>
          <w:i w:val="0"/>
          <w:caps w:val="0"/>
          <w:color w:val="333333"/>
          <w:spacing w:val="0"/>
          <w:sz w:val="22"/>
          <w:szCs w:val="22"/>
          <w:shd w:val="clear" w:fill="FFFFFF"/>
        </w:rPr>
        <w:drawing>
          <wp:inline distT="0" distB="0" distL="114300" distR="114300">
            <wp:extent cx="304800" cy="304800"/>
            <wp:effectExtent l="0" t="0" r="0" b="0"/>
            <wp:docPr id="91" name="图片 116" descr="IMG_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16" descr="IMG_371"/>
                    <pic:cNvPicPr>
                      <a:picLocks noChangeAspect="1"/>
                    </pic:cNvPicPr>
                  </pic:nvPicPr>
                  <pic:blipFill>
                    <a:blip r:embed="rId102" r:link="rId10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sz w:val="22"/>
          <w:szCs w:val="22"/>
          <w:shd w:val="clear" w:fill="FFFFFF"/>
        </w:rPr>
        <w:fldChar w:fldCharType="end"/>
      </w:r>
      <w:r>
        <w:rPr>
          <w:rFonts w:hint="default" w:ascii="sans-serif" w:hAnsi="sans-serif" w:eastAsia="sans-serif" w:cs="sans-serif"/>
          <w:b w:val="0"/>
          <w:i w:val="0"/>
          <w:caps w:val="0"/>
          <w:color w:val="333333"/>
          <w:spacing w:val="0"/>
          <w:sz w:val="22"/>
          <w:szCs w:val="22"/>
          <w:shd w:val="clear" w:fill="FFFFFF"/>
        </w:rPr>
        <w:t> 。</w:t>
      </w:r>
    </w:p>
    <w:p>
      <w:pPr>
        <w:keepNext w:val="0"/>
        <w:keepLines w:val="0"/>
        <w:widowControl/>
        <w:numPr>
          <w:ilvl w:val="0"/>
          <w:numId w:val="1"/>
        </w:numPr>
        <w:suppressLineNumbers w:val="0"/>
        <w:tabs>
          <w:tab w:val="left" w:pos="720"/>
        </w:tabs>
        <w:spacing w:before="0" w:beforeAutospacing="1" w:after="0" w:afterAutospacing="1" w:line="390" w:lineRule="atLeast"/>
        <w:ind w:left="720" w:hanging="360"/>
        <w:jc w:val="left"/>
      </w:pPr>
      <w:r>
        <w:rPr>
          <w:rFonts w:hint="default" w:ascii="sans-serif" w:hAnsi="sans-serif" w:eastAsia="sans-serif" w:cs="sans-serif"/>
          <w:b w:val="0"/>
          <w:i w:val="0"/>
          <w:caps w:val="0"/>
          <w:color w:val="333333"/>
          <w:spacing w:val="0"/>
          <w:sz w:val="22"/>
          <w:szCs w:val="22"/>
          <w:shd w:val="clear" w:fill="FFFFFF"/>
        </w:rPr>
        <w:t>KKT条件的意义：它是一个非线性规划（Nonlinear Programming）问题能有最优化解法的必要和充分条件。</w:t>
      </w:r>
    </w:p>
    <w:p>
      <w:pPr>
        <w:pStyle w:val="6"/>
        <w:keepNext w:val="0"/>
        <w:keepLines w:val="0"/>
        <w:widowControl/>
        <w:suppressLineNumbers w:val="0"/>
        <w:pBdr>
          <w:top w:val="none" w:color="auto" w:sz="0" w:space="0"/>
          <w:bottom w:val="none" w:color="auto" w:sz="0" w:space="0"/>
        </w:pBdr>
        <w:shd w:val="clear" w:fill="FFFFFF"/>
        <w:spacing w:before="210" w:beforeAutospacing="0" w:after="210" w:afterAutospacing="0" w:line="300" w:lineRule="atLeast"/>
        <w:ind w:left="0" w:firstLine="0"/>
        <w:jc w:val="left"/>
        <w:rPr>
          <w:rFonts w:hint="default" w:ascii="Tahoma" w:hAnsi="Tahoma" w:eastAsia="Tahoma" w:cs="Tahoma"/>
          <w:b w:val="0"/>
          <w:i w:val="0"/>
          <w:caps w:val="0"/>
          <w:color w:val="333333"/>
          <w:spacing w:val="0"/>
          <w:sz w:val="21"/>
          <w:szCs w:val="21"/>
        </w:rPr>
      </w:pPr>
      <w:r>
        <w:rPr>
          <w:rFonts w:hint="default" w:ascii="Tahoma" w:hAnsi="Tahoma" w:eastAsia="Tahoma" w:cs="Tahoma"/>
          <w:b w:val="0"/>
          <w:i w:val="0"/>
          <w:caps w:val="0"/>
          <w:color w:val="333333"/>
          <w:spacing w:val="0"/>
          <w:sz w:val="21"/>
          <w:szCs w:val="21"/>
          <w:shd w:val="clear" w:fill="FFFFFF"/>
        </w:rPr>
        <w:t>    而KKT条件就是指上面最优化数学模型的标准形式中的最小点 x* 必须满足下面的条件：</w:t>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ind w:left="1440" w:right="1440"/>
        <w:jc w:val="left"/>
        <w:rPr>
          <w:rFonts w:hint="default" w:ascii="Tahoma" w:hAnsi="Tahoma" w:eastAsia="Tahoma" w:cs="Tahoma"/>
        </w:rPr>
      </w:pPr>
      <w:r>
        <w:rPr>
          <w:rFonts w:hint="default" w:ascii="Tahoma" w:hAnsi="Tahoma" w:eastAsia="Tahoma" w:cs="Tahoma"/>
          <w:b w:val="0"/>
          <w:i w:val="0"/>
          <w:caps w:val="0"/>
          <w:color w:val="333333"/>
          <w:spacing w:val="0"/>
          <w:sz w:val="18"/>
          <w:szCs w:val="18"/>
          <w:shd w:val="clear" w:fill="FFFFFF"/>
        </w:rPr>
        <w:fldChar w:fldCharType="begin"/>
      </w:r>
      <w:r>
        <w:rPr>
          <w:rFonts w:hint="default" w:ascii="Tahoma" w:hAnsi="Tahoma" w:eastAsia="Tahoma" w:cs="Tahoma"/>
          <w:b w:val="0"/>
          <w:i w:val="0"/>
          <w:caps w:val="0"/>
          <w:color w:val="333333"/>
          <w:spacing w:val="0"/>
          <w:sz w:val="18"/>
          <w:szCs w:val="18"/>
          <w:shd w:val="clear" w:fill="FFFFFF"/>
        </w:rPr>
        <w:instrText xml:space="preserve">INCLUDEPICTURE \d "http://my.csdn.net/uploads/201206/08/1339126537_2336.jpg" \* MERGEFORMATINET </w:instrText>
      </w:r>
      <w:r>
        <w:rPr>
          <w:rFonts w:hint="default" w:ascii="Tahoma" w:hAnsi="Tahoma" w:eastAsia="Tahoma" w:cs="Tahoma"/>
          <w:b w:val="0"/>
          <w:i w:val="0"/>
          <w:caps w:val="0"/>
          <w:color w:val="333333"/>
          <w:spacing w:val="0"/>
          <w:sz w:val="18"/>
          <w:szCs w:val="18"/>
          <w:shd w:val="clear" w:fill="FFFFFF"/>
        </w:rPr>
        <w:fldChar w:fldCharType="separate"/>
      </w:r>
      <w:r>
        <w:rPr>
          <w:rFonts w:hint="default" w:ascii="Tahoma" w:hAnsi="Tahoma" w:eastAsia="Tahoma" w:cs="Tahoma"/>
          <w:b w:val="0"/>
          <w:i w:val="0"/>
          <w:caps w:val="0"/>
          <w:color w:val="333333"/>
          <w:spacing w:val="0"/>
          <w:sz w:val="18"/>
          <w:szCs w:val="18"/>
          <w:shd w:val="clear" w:fill="FFFFFF"/>
        </w:rPr>
        <w:drawing>
          <wp:inline distT="0" distB="0" distL="114300" distR="114300">
            <wp:extent cx="304800" cy="304800"/>
            <wp:effectExtent l="0" t="0" r="0" b="0"/>
            <wp:docPr id="88" name="图片 117" descr="IMG_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17" descr="IMG_372"/>
                    <pic:cNvPicPr>
                      <a:picLocks noChangeAspect="1"/>
                    </pic:cNvPicPr>
                  </pic:nvPicPr>
                  <pic:blipFill>
                    <a:blip r:embed="rId102" r:link="rId103"/>
                    <a:stretch>
                      <a:fillRect/>
                    </a:stretch>
                  </pic:blipFill>
                  <pic:spPr>
                    <a:xfrm>
                      <a:off x="0" y="0"/>
                      <a:ext cx="304800" cy="3048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18"/>
          <w:szCs w:val="18"/>
          <w:shd w:val="clear" w:fill="FFFFFF"/>
        </w:rPr>
        <w:fldChar w:fldCharType="end"/>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经过论证，我们这里的问题是满足 </w:t>
      </w:r>
      <w:r>
        <w:rPr>
          <w:rFonts w:hint="default" w:ascii="Calibri" w:hAnsi="Calibri" w:cs="Calibri"/>
          <w:b w:val="0"/>
          <w:i w:val="0"/>
          <w:caps w:val="0"/>
          <w:color w:val="333333"/>
          <w:spacing w:val="0"/>
          <w:sz w:val="21"/>
          <w:szCs w:val="21"/>
          <w:shd w:val="clear" w:fill="FFFFFF"/>
        </w:rPr>
        <w:t>KKT </w:t>
      </w:r>
      <w:r>
        <w:rPr>
          <w:rFonts w:hint="eastAsia" w:ascii="宋体" w:hAnsi="宋体" w:eastAsia="宋体" w:cs="宋体"/>
          <w:b w:val="0"/>
          <w:i w:val="0"/>
          <w:caps w:val="0"/>
          <w:color w:val="333333"/>
          <w:spacing w:val="0"/>
          <w:sz w:val="21"/>
          <w:szCs w:val="21"/>
          <w:shd w:val="clear" w:fill="FFFFFF"/>
        </w:rPr>
        <w:t>条件的</w:t>
      </w:r>
      <w:r>
        <w:rPr>
          <w:rFonts w:hint="default" w:ascii="Arial" w:hAnsi="Arial" w:cs="Arial"/>
          <w:b w:val="0"/>
          <w:i w:val="0"/>
          <w:caps w:val="0"/>
          <w:color w:val="333333"/>
          <w:spacing w:val="0"/>
          <w:sz w:val="21"/>
          <w:szCs w:val="21"/>
          <w:shd w:val="clear" w:fill="FFFFFF"/>
        </w:rPr>
        <w:t>（</w:t>
      </w:r>
      <w:r>
        <w:rPr>
          <w:rFonts w:hint="default" w:ascii="Arial" w:hAnsi="Arial" w:cs="Arial"/>
          <w:b w:val="0"/>
          <w:i w:val="0"/>
          <w:caps w:val="0"/>
          <w:color w:val="333333"/>
          <w:spacing w:val="0"/>
          <w:sz w:val="18"/>
          <w:szCs w:val="18"/>
          <w:shd w:val="clear" w:fill="FFFFFF"/>
        </w:rPr>
        <w:t>首先已经满足</w:t>
      </w:r>
      <w:r>
        <w:rPr>
          <w:rFonts w:hint="default" w:ascii="Calibri" w:hAnsi="Calibri" w:cs="Calibri"/>
          <w:b w:val="0"/>
          <w:i w:val="0"/>
          <w:caps w:val="0"/>
          <w:color w:val="333333"/>
          <w:spacing w:val="0"/>
          <w:sz w:val="18"/>
          <w:szCs w:val="18"/>
          <w:shd w:val="clear" w:fill="FFFFFF"/>
        </w:rPr>
        <w:t>Slater condition</w:t>
      </w:r>
      <w:r>
        <w:rPr>
          <w:rFonts w:hint="eastAsia" w:ascii="宋体" w:hAnsi="宋体" w:eastAsia="宋体" w:cs="宋体"/>
          <w:b w:val="0"/>
          <w:i w:val="0"/>
          <w:caps w:val="0"/>
          <w:color w:val="333333"/>
          <w:spacing w:val="0"/>
          <w:sz w:val="18"/>
          <w:szCs w:val="18"/>
          <w:shd w:val="clear" w:fill="FFFFFF"/>
        </w:rPr>
        <w:t>，再者</w:t>
      </w:r>
      <w:r>
        <w:rPr>
          <w:rFonts w:hint="default" w:ascii="Calibri" w:hAnsi="Calibri" w:cs="Calibri"/>
          <w:b w:val="0"/>
          <w:i w:val="0"/>
          <w:caps w:val="0"/>
          <w:color w:val="333333"/>
          <w:spacing w:val="0"/>
          <w:sz w:val="18"/>
          <w:szCs w:val="18"/>
          <w:shd w:val="clear" w:fill="FFFFFF"/>
        </w:rPr>
        <w:t>f</w:t>
      </w:r>
      <w:r>
        <w:rPr>
          <w:rFonts w:hint="eastAsia" w:ascii="宋体" w:hAnsi="宋体" w:eastAsia="宋体" w:cs="宋体"/>
          <w:b w:val="0"/>
          <w:i w:val="0"/>
          <w:caps w:val="0"/>
          <w:color w:val="333333"/>
          <w:spacing w:val="0"/>
          <w:sz w:val="18"/>
          <w:szCs w:val="18"/>
          <w:shd w:val="clear" w:fill="FFFFFF"/>
        </w:rPr>
        <w:t>和</w:t>
      </w:r>
      <w:r>
        <w:rPr>
          <w:rFonts w:hint="default" w:ascii="Calibri" w:hAnsi="Calibri" w:cs="Calibri"/>
          <w:b w:val="0"/>
          <w:i w:val="0"/>
          <w:caps w:val="0"/>
          <w:color w:val="333333"/>
          <w:spacing w:val="0"/>
          <w:sz w:val="18"/>
          <w:szCs w:val="18"/>
          <w:shd w:val="clear" w:fill="FFFFFF"/>
        </w:rPr>
        <w:t>gi</w:t>
      </w:r>
      <w:r>
        <w:rPr>
          <w:rFonts w:hint="eastAsia" w:ascii="宋体" w:hAnsi="宋体" w:eastAsia="宋体" w:cs="宋体"/>
          <w:b w:val="0"/>
          <w:i w:val="0"/>
          <w:caps w:val="0"/>
          <w:color w:val="333333"/>
          <w:spacing w:val="0"/>
          <w:sz w:val="18"/>
          <w:szCs w:val="18"/>
          <w:shd w:val="clear" w:fill="FFFFFF"/>
        </w:rPr>
        <w:t>也都是可微的，即</w:t>
      </w:r>
      <w:r>
        <w:rPr>
          <w:rFonts w:hint="default" w:ascii="Calibri" w:hAnsi="Calibri" w:cs="Calibri"/>
          <w:b w:val="0"/>
          <w:i w:val="0"/>
          <w:caps w:val="0"/>
          <w:color w:val="333333"/>
          <w:spacing w:val="0"/>
          <w:sz w:val="18"/>
          <w:szCs w:val="18"/>
          <w:shd w:val="clear" w:fill="FFFFFF"/>
        </w:rPr>
        <w:t>L</w:t>
      </w:r>
      <w:r>
        <w:rPr>
          <w:rFonts w:hint="eastAsia" w:ascii="宋体" w:hAnsi="宋体" w:eastAsia="宋体" w:cs="宋体"/>
          <w:b w:val="0"/>
          <w:i w:val="0"/>
          <w:caps w:val="0"/>
          <w:color w:val="333333"/>
          <w:spacing w:val="0"/>
          <w:sz w:val="18"/>
          <w:szCs w:val="18"/>
          <w:shd w:val="clear" w:fill="FFFFFF"/>
        </w:rPr>
        <w:t>对</w:t>
      </w:r>
      <w:r>
        <w:rPr>
          <w:rFonts w:hint="default" w:ascii="Calibri" w:hAnsi="Calibri" w:cs="Calibri"/>
          <w:b w:val="0"/>
          <w:i w:val="0"/>
          <w:caps w:val="0"/>
          <w:color w:val="333333"/>
          <w:spacing w:val="0"/>
          <w:sz w:val="18"/>
          <w:szCs w:val="18"/>
          <w:shd w:val="clear" w:fill="FFFFFF"/>
        </w:rPr>
        <w:t>w</w:t>
      </w:r>
      <w:r>
        <w:rPr>
          <w:rFonts w:hint="eastAsia" w:ascii="宋体" w:hAnsi="宋体" w:eastAsia="宋体" w:cs="宋体"/>
          <w:b w:val="0"/>
          <w:i w:val="0"/>
          <w:caps w:val="0"/>
          <w:color w:val="333333"/>
          <w:spacing w:val="0"/>
          <w:sz w:val="18"/>
          <w:szCs w:val="18"/>
          <w:shd w:val="clear" w:fill="FFFFFF"/>
        </w:rPr>
        <w:t>和</w:t>
      </w:r>
      <w:r>
        <w:rPr>
          <w:rFonts w:hint="default" w:ascii="Calibri" w:hAnsi="Calibri" w:cs="Calibri"/>
          <w:b w:val="0"/>
          <w:i w:val="0"/>
          <w:caps w:val="0"/>
          <w:color w:val="333333"/>
          <w:spacing w:val="0"/>
          <w:sz w:val="18"/>
          <w:szCs w:val="18"/>
          <w:shd w:val="clear" w:fill="FFFFFF"/>
        </w:rPr>
        <w:t>b</w:t>
      </w:r>
      <w:r>
        <w:rPr>
          <w:rFonts w:hint="eastAsia" w:ascii="宋体" w:hAnsi="宋体" w:eastAsia="宋体" w:cs="宋体"/>
          <w:b w:val="0"/>
          <w:i w:val="0"/>
          <w:caps w:val="0"/>
          <w:color w:val="333333"/>
          <w:spacing w:val="0"/>
          <w:sz w:val="18"/>
          <w:szCs w:val="18"/>
          <w:shd w:val="clear" w:fill="FFFFFF"/>
        </w:rPr>
        <w:t>都可导</w:t>
      </w:r>
      <w:r>
        <w:rPr>
          <w:rFonts w:hint="default" w:ascii="Arial" w:hAnsi="Arial" w:cs="Arial"/>
          <w:b w:val="0"/>
          <w:i w:val="0"/>
          <w:caps w:val="0"/>
          <w:color w:val="333333"/>
          <w:spacing w:val="0"/>
          <w:sz w:val="21"/>
          <w:szCs w:val="21"/>
          <w:shd w:val="clear" w:fill="FFFFFF"/>
        </w:rPr>
        <w:t>），因此现在我们便转化为求解第二个问题。</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也就是说，原始问题通过满足</w:t>
      </w:r>
      <w:r>
        <w:rPr>
          <w:rFonts w:hint="default" w:ascii="Times New Roman" w:hAnsi="Times New Roman" w:cs="Times New Roman"/>
          <w:b w:val="0"/>
          <w:i w:val="0"/>
          <w:caps w:val="0"/>
          <w:color w:val="333333"/>
          <w:spacing w:val="0"/>
          <w:sz w:val="21"/>
          <w:szCs w:val="21"/>
          <w:shd w:val="clear" w:fill="FFFFFF"/>
        </w:rPr>
        <w:t>KKT</w:t>
      </w:r>
      <w:r>
        <w:rPr>
          <w:rFonts w:hint="default" w:ascii="Arial" w:hAnsi="Arial" w:cs="Arial"/>
          <w:b w:val="0"/>
          <w:i w:val="0"/>
          <w:caps w:val="0"/>
          <w:color w:val="333333"/>
          <w:spacing w:val="0"/>
          <w:sz w:val="21"/>
          <w:szCs w:val="21"/>
          <w:shd w:val="clear" w:fill="FFFFFF"/>
        </w:rPr>
        <w:t>条件，已经转化成了对偶问题。而求解这个对偶学习问题，分为</w:t>
      </w:r>
      <w:r>
        <w:rPr>
          <w:rFonts w:hint="default" w:ascii="Times New Roman" w:hAnsi="Times New Roman" w:cs="Times New Roman"/>
          <w:b w:val="0"/>
          <w:i w:val="0"/>
          <w:caps w:val="0"/>
          <w:color w:val="333333"/>
          <w:spacing w:val="0"/>
          <w:sz w:val="21"/>
          <w:szCs w:val="21"/>
          <w:shd w:val="clear" w:fill="FFFFFF"/>
        </w:rPr>
        <w:t>3</w:t>
      </w:r>
      <w:r>
        <w:rPr>
          <w:rFonts w:hint="eastAsia" w:ascii="宋体" w:hAnsi="宋体" w:eastAsia="宋体" w:cs="宋体"/>
          <w:b w:val="0"/>
          <w:i w:val="0"/>
          <w:caps w:val="0"/>
          <w:color w:val="333333"/>
          <w:spacing w:val="0"/>
          <w:sz w:val="21"/>
          <w:szCs w:val="21"/>
          <w:shd w:val="clear" w:fill="FFFFFF"/>
        </w:rPr>
        <w:t>个步骤：首先要让</w:t>
      </w:r>
      <w:r>
        <w:rPr>
          <w:rFonts w:hint="default" w:ascii="Arial" w:hAnsi="Arial" w:cs="Arial"/>
          <w:b w:val="0"/>
          <w:i w:val="0"/>
          <w:caps w:val="0"/>
          <w:color w:val="333333"/>
          <w:spacing w:val="0"/>
          <w:sz w:val="21"/>
          <w:szCs w:val="21"/>
          <w:shd w:val="clear" w:fill="FFFFFF"/>
        </w:rPr>
        <w:t>L(w</w:t>
      </w:r>
      <w:r>
        <w:rPr>
          <w:rFonts w:hint="eastAsia" w:ascii="宋体" w:hAnsi="宋体" w:eastAsia="宋体" w:cs="宋体"/>
          <w:b w:val="0"/>
          <w:i w:val="0"/>
          <w:caps w:val="0"/>
          <w:color w:val="333333"/>
          <w:spacing w:val="0"/>
          <w:sz w:val="21"/>
          <w:szCs w:val="21"/>
          <w:shd w:val="clear" w:fill="FFFFFF"/>
        </w:rPr>
        <w:t>，</w:t>
      </w:r>
      <w:r>
        <w:rPr>
          <w:rFonts w:hint="default" w:ascii="Times New Roman" w:hAnsi="Times New Roman" w:cs="Times New Roman"/>
          <w:b w:val="0"/>
          <w:i w:val="0"/>
          <w:caps w:val="0"/>
          <w:color w:val="333333"/>
          <w:spacing w:val="0"/>
          <w:sz w:val="21"/>
          <w:szCs w:val="21"/>
          <w:shd w:val="clear" w:fill="FFFFFF"/>
        </w:rPr>
        <w:t>b</w:t>
      </w:r>
      <w:r>
        <w:rPr>
          <w:rFonts w:hint="eastAsia" w:ascii="宋体" w:hAnsi="宋体" w:eastAsia="宋体" w:cs="宋体"/>
          <w:b w:val="0"/>
          <w:i w:val="0"/>
          <w:caps w:val="0"/>
          <w:color w:val="333333"/>
          <w:spacing w:val="0"/>
          <w:sz w:val="21"/>
          <w:szCs w:val="21"/>
          <w:shd w:val="clear" w:fill="FFFFFF"/>
        </w:rPr>
        <w:t>，</w:t>
      </w:r>
      <w:r>
        <w:rPr>
          <w:rFonts w:hint="default" w:ascii="Times New Roman" w:hAnsi="Times New Roman" w:cs="Times New Roman"/>
          <w:b w:val="0"/>
          <w:i w:val="0"/>
          <w:caps w:val="0"/>
          <w:color w:val="333333"/>
          <w:spacing w:val="0"/>
          <w:sz w:val="21"/>
          <w:szCs w:val="21"/>
          <w:shd w:val="clear" w:fill="FFFFFF"/>
        </w:rPr>
        <w:t>a)</w:t>
      </w:r>
      <w:r>
        <w:rPr>
          <w:rFonts w:hint="default" w:ascii="Arial" w:hAnsi="Arial" w:cs="Arial"/>
          <w:b w:val="0"/>
          <w:i w:val="0"/>
          <w:caps w:val="0"/>
          <w:color w:val="333333"/>
          <w:spacing w:val="0"/>
          <w:sz w:val="21"/>
          <w:szCs w:val="21"/>
          <w:shd w:val="clear" w:fill="FFFFFF"/>
        </w:rPr>
        <w:t> 关于 </w:t>
      </w:r>
      <w:r>
        <w:rPr>
          <w:rFonts w:hint="default" w:ascii="Times New Roman" w:hAnsi="Times New Roman" w:cs="Times New Roman"/>
          <w:b w:val="0"/>
          <w:i w:val="0"/>
          <w:caps w:val="0"/>
          <w:color w:val="333333"/>
          <w:spacing w:val="0"/>
          <w:sz w:val="21"/>
          <w:szCs w:val="21"/>
          <w:shd w:val="clear" w:fill="FFFFFF"/>
        </w:rPr>
        <w:t>w </w:t>
      </w:r>
      <w:r>
        <w:rPr>
          <w:rFonts w:hint="eastAsia" w:ascii="宋体" w:hAnsi="宋体" w:eastAsia="宋体" w:cs="宋体"/>
          <w:b w:val="0"/>
          <w:i w:val="0"/>
          <w:caps w:val="0"/>
          <w:color w:val="333333"/>
          <w:spacing w:val="0"/>
          <w:sz w:val="21"/>
          <w:szCs w:val="21"/>
          <w:shd w:val="clear" w:fill="FFFFFF"/>
        </w:rPr>
        <w:t>和 </w:t>
      </w:r>
      <w:r>
        <w:rPr>
          <w:rFonts w:hint="default" w:ascii="Times New Roman" w:hAnsi="Times New Roman" w:cs="Times New Roman"/>
          <w:b w:val="0"/>
          <w:i w:val="0"/>
          <w:caps w:val="0"/>
          <w:color w:val="333333"/>
          <w:spacing w:val="0"/>
          <w:sz w:val="21"/>
          <w:szCs w:val="21"/>
          <w:shd w:val="clear" w:fill="FFFFFF"/>
        </w:rPr>
        <w:t>b </w:t>
      </w:r>
      <w:r>
        <w:rPr>
          <w:rFonts w:hint="eastAsia" w:ascii="宋体" w:hAnsi="宋体" w:eastAsia="宋体" w:cs="宋体"/>
          <w:b w:val="0"/>
          <w:i w:val="0"/>
          <w:caps w:val="0"/>
          <w:color w:val="333333"/>
          <w:spacing w:val="0"/>
          <w:sz w:val="21"/>
          <w:szCs w:val="21"/>
          <w:shd w:val="clear" w:fill="FFFFFF"/>
        </w:rPr>
        <w:t>最小化，然后求对</w:t>
      </w:r>
      <w:r>
        <w:rPr>
          <w:rFonts w:hint="default" w:ascii="MathJax_Math" w:hAnsi="MathJax_Math" w:eastAsia="MathJax_Math" w:cs="MathJax_Math"/>
          <w:b/>
          <w:i/>
          <w:caps w:val="0"/>
          <w:color w:val="993399"/>
          <w:spacing w:val="0"/>
          <w:sz w:val="28"/>
          <w:szCs w:val="28"/>
          <w:shd w:val="clear" w:fill="FFFFFF"/>
        </w:rPr>
        <w:fldChar w:fldCharType="begin"/>
      </w:r>
      <w:r>
        <w:rPr>
          <w:rFonts w:hint="default" w:ascii="MathJax_Math" w:hAnsi="MathJax_Math" w:eastAsia="MathJax_Math" w:cs="MathJax_Math"/>
          <w:b/>
          <w:i/>
          <w:caps w:val="0"/>
          <w:color w:val="993399"/>
          <w:spacing w:val="0"/>
          <w:sz w:val="28"/>
          <w:szCs w:val="28"/>
          <w:shd w:val="clear" w:fill="FFFFFF"/>
        </w:rPr>
        <w:instrText xml:space="preserve">INCLUDEPICTURE \d "http://img.blog.csdn.net/20131111195836468" \* MERGEFORMATINET </w:instrText>
      </w:r>
      <w:r>
        <w:rPr>
          <w:rFonts w:hint="default" w:ascii="MathJax_Math" w:hAnsi="MathJax_Math" w:eastAsia="MathJax_Math" w:cs="MathJax_Math"/>
          <w:b/>
          <w:i/>
          <w:caps w:val="0"/>
          <w:color w:val="993399"/>
          <w:spacing w:val="0"/>
          <w:sz w:val="28"/>
          <w:szCs w:val="28"/>
          <w:shd w:val="clear" w:fill="FFFFFF"/>
        </w:rPr>
        <w:fldChar w:fldCharType="separate"/>
      </w:r>
      <w:r>
        <w:rPr>
          <w:rFonts w:hint="default" w:ascii="MathJax_Math" w:hAnsi="MathJax_Math" w:eastAsia="MathJax_Math" w:cs="MathJax_Math"/>
          <w:b/>
          <w:i/>
          <w:caps w:val="0"/>
          <w:color w:val="993399"/>
          <w:spacing w:val="0"/>
          <w:sz w:val="28"/>
          <w:szCs w:val="28"/>
          <w:shd w:val="clear" w:fill="FFFFFF"/>
        </w:rPr>
        <w:drawing>
          <wp:inline distT="0" distB="0" distL="114300" distR="114300">
            <wp:extent cx="142875" cy="152400"/>
            <wp:effectExtent l="0" t="0" r="9525" b="0"/>
            <wp:docPr id="93" name="图片 118" descr="IMG_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18" descr="IMG_373"/>
                    <pic:cNvPicPr>
                      <a:picLocks noChangeAspect="1"/>
                    </pic:cNvPicPr>
                  </pic:nvPicPr>
                  <pic:blipFill>
                    <a:blip r:embed="rId110" r:link="rId111"/>
                    <a:stretch>
                      <a:fillRect/>
                    </a:stretch>
                  </pic:blipFill>
                  <pic:spPr>
                    <a:xfrm>
                      <a:off x="0" y="0"/>
                      <a:ext cx="142875" cy="152400"/>
                    </a:xfrm>
                    <a:prstGeom prst="rect">
                      <a:avLst/>
                    </a:prstGeom>
                    <a:noFill/>
                    <a:ln w="9525">
                      <a:noFill/>
                      <a:miter/>
                    </a:ln>
                  </pic:spPr>
                </pic:pic>
              </a:graphicData>
            </a:graphic>
          </wp:inline>
        </w:drawing>
      </w:r>
      <w:r>
        <w:rPr>
          <w:rFonts w:hint="default" w:ascii="MathJax_Math" w:hAnsi="MathJax_Math" w:eastAsia="MathJax_Math" w:cs="MathJax_Math"/>
          <w:b/>
          <w:i/>
          <w:caps w:val="0"/>
          <w:color w:val="993399"/>
          <w:spacing w:val="0"/>
          <w:sz w:val="28"/>
          <w:szCs w:val="28"/>
          <w:shd w:val="clear" w:fill="FFFFFF"/>
        </w:rPr>
        <w:fldChar w:fldCharType="end"/>
      </w:r>
      <w:r>
        <w:rPr>
          <w:rFonts w:hint="default" w:ascii="Arial" w:hAnsi="Arial" w:cs="Arial"/>
          <w:b w:val="0"/>
          <w:i w:val="0"/>
          <w:caps w:val="0"/>
          <w:color w:val="333333"/>
          <w:spacing w:val="0"/>
          <w:sz w:val="21"/>
          <w:szCs w:val="21"/>
          <w:shd w:val="clear" w:fill="FFFFFF"/>
        </w:rPr>
        <w:t>的极大，最后利用</w:t>
      </w:r>
      <w:r>
        <w:rPr>
          <w:rFonts w:hint="default" w:ascii="Times New Roman" w:hAnsi="Times New Roman" w:cs="Times New Roman"/>
          <w:b w:val="0"/>
          <w:i w:val="0"/>
          <w:caps w:val="0"/>
          <w:color w:val="333333"/>
          <w:spacing w:val="0"/>
          <w:sz w:val="21"/>
          <w:szCs w:val="21"/>
          <w:shd w:val="clear" w:fill="FFFFFF"/>
        </w:rPr>
        <w:t>SMO</w:t>
      </w:r>
      <w:r>
        <w:rPr>
          <w:rFonts w:hint="eastAsia" w:ascii="宋体" w:hAnsi="宋体" w:eastAsia="宋体" w:cs="宋体"/>
          <w:b w:val="0"/>
          <w:i w:val="0"/>
          <w:caps w:val="0"/>
          <w:color w:val="333333"/>
          <w:spacing w:val="0"/>
          <w:sz w:val="21"/>
          <w:szCs w:val="21"/>
          <w:shd w:val="clear" w:fill="FFFFFF"/>
        </w:rPr>
        <w:t>算法求解对偶问题中的拉格朗日乘子。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i w:val="0"/>
          <w:caps w:val="0"/>
          <w:color w:val="333333"/>
          <w:spacing w:val="0"/>
          <w:sz w:val="21"/>
          <w:szCs w:val="21"/>
        </w:rPr>
      </w:pPr>
      <w:bookmarkStart w:id="9" w:name="t12"/>
      <w:bookmarkEnd w:id="9"/>
      <w:r>
        <w:rPr>
          <w:rFonts w:hint="default" w:ascii="MathJax_Math" w:hAnsi="MathJax_Math" w:eastAsia="MathJax_Math" w:cs="MathJax_Math"/>
          <w:i w:val="0"/>
          <w:caps w:val="0"/>
          <w:color w:val="333333"/>
          <w:spacing w:val="0"/>
          <w:sz w:val="18"/>
          <w:szCs w:val="18"/>
          <w:shd w:val="clear" w:fill="FFFFFF"/>
        </w:rPr>
        <w:t>2.1.3、对偶问题求解的3个步骤</w:t>
      </w:r>
    </w:p>
    <w:p>
      <w:pPr>
        <w:pStyle w:val="6"/>
        <w:keepNext w:val="0"/>
        <w:keepLines w:val="0"/>
        <w:widowControl/>
        <w:suppressLineNumbers w:val="0"/>
        <w:pBdr>
          <w:top w:val="none" w:color="auto" w:sz="0" w:space="0"/>
          <w:bottom w:val="none" w:color="auto" w:sz="0" w:space="0"/>
        </w:pBdr>
        <w:shd w:val="clear" w:fill="FFFFFF"/>
        <w:spacing w:before="210" w:beforeAutospacing="0" w:after="210" w:afterAutospacing="0" w:line="300" w:lineRule="atLeast"/>
        <w:ind w:left="0" w:firstLine="0"/>
        <w:jc w:val="left"/>
        <w:rPr>
          <w:rFonts w:hint="default" w:ascii="Arial" w:hAnsi="Arial" w:cs="Arial"/>
          <w:b w:val="0"/>
          <w:i w:val="0"/>
          <w:caps w:val="0"/>
          <w:color w:val="333333"/>
          <w:spacing w:val="0"/>
          <w:sz w:val="21"/>
          <w:szCs w:val="21"/>
        </w:rPr>
      </w:pPr>
      <w:r>
        <w:rPr>
          <w:rFonts w:hint="default" w:ascii="Tahoma" w:hAnsi="Tahoma" w:eastAsia="Tahoma" w:cs="Tahoma"/>
          <w:b w:val="0"/>
          <w:i w:val="0"/>
          <w:caps w:val="0"/>
          <w:color w:val="333333"/>
          <w:spacing w:val="0"/>
          <w:sz w:val="21"/>
          <w:szCs w:val="21"/>
          <w:shd w:val="clear" w:fill="FFFFFF"/>
        </w:rPr>
        <w:t>    </w:t>
      </w:r>
      <w:r>
        <w:rPr>
          <w:rStyle w:val="8"/>
          <w:rFonts w:hint="default" w:ascii="Tahoma" w:hAnsi="Tahoma" w:eastAsia="Tahoma" w:cs="Tahoma"/>
          <w:i w:val="0"/>
          <w:caps w:val="0"/>
          <w:color w:val="333333"/>
          <w:spacing w:val="0"/>
          <w:sz w:val="21"/>
          <w:szCs w:val="21"/>
          <w:shd w:val="clear" w:fill="FFFFFF"/>
        </w:rPr>
        <w:t>（1）</w:t>
      </w:r>
      <w:r>
        <w:rPr>
          <w:rFonts w:ascii="黑体" w:hAnsi="宋体" w:eastAsia="黑体" w:cs="黑体"/>
          <w:b w:val="0"/>
          <w:i w:val="0"/>
          <w:caps w:val="0"/>
          <w:color w:val="333333"/>
          <w:spacing w:val="0"/>
          <w:sz w:val="21"/>
          <w:szCs w:val="21"/>
          <w:shd w:val="clear" w:fill="FFFFFF"/>
        </w:rPr>
        <w:t>、首先固定</w:t>
      </w:r>
      <w:r>
        <w:rPr>
          <w:rStyle w:val="9"/>
          <w:rFonts w:hint="default" w:ascii="MathJax_Math" w:hAnsi="MathJax_Math" w:eastAsia="MathJax_Math" w:cs="MathJax_Math"/>
          <w:b/>
          <w:i/>
          <w:caps w:val="0"/>
          <w:color w:val="993399"/>
          <w:spacing w:val="0"/>
          <w:sz w:val="28"/>
          <w:szCs w:val="28"/>
          <w:shd w:val="clear" w:fill="FFFFFF"/>
        </w:rPr>
        <w:fldChar w:fldCharType="begin"/>
      </w:r>
      <w:r>
        <w:rPr>
          <w:rStyle w:val="9"/>
          <w:rFonts w:hint="default" w:ascii="MathJax_Math" w:hAnsi="MathJax_Math" w:eastAsia="MathJax_Math" w:cs="MathJax_Math"/>
          <w:b/>
          <w:i/>
          <w:caps w:val="0"/>
          <w:color w:val="993399"/>
          <w:spacing w:val="0"/>
          <w:sz w:val="28"/>
          <w:szCs w:val="28"/>
          <w:shd w:val="clear" w:fill="FFFFFF"/>
        </w:rPr>
        <w:instrText xml:space="preserve">INCLUDEPICTURE \d "http://img.blog.csdn.net/20131111195836468" \* MERGEFORMATINET </w:instrText>
      </w:r>
      <w:r>
        <w:rPr>
          <w:rStyle w:val="9"/>
          <w:rFonts w:hint="default" w:ascii="MathJax_Math" w:hAnsi="MathJax_Math" w:eastAsia="MathJax_Math" w:cs="MathJax_Math"/>
          <w:b/>
          <w:i/>
          <w:caps w:val="0"/>
          <w:color w:val="993399"/>
          <w:spacing w:val="0"/>
          <w:sz w:val="28"/>
          <w:szCs w:val="28"/>
          <w:shd w:val="clear" w:fill="FFFFFF"/>
        </w:rPr>
        <w:fldChar w:fldCharType="separate"/>
      </w:r>
      <w:r>
        <w:rPr>
          <w:rStyle w:val="9"/>
          <w:rFonts w:hint="default" w:ascii="MathJax_Math" w:hAnsi="MathJax_Math" w:eastAsia="MathJax_Math" w:cs="MathJax_Math"/>
          <w:b/>
          <w:i/>
          <w:caps w:val="0"/>
          <w:color w:val="993399"/>
          <w:spacing w:val="0"/>
          <w:sz w:val="28"/>
          <w:szCs w:val="28"/>
          <w:shd w:val="clear" w:fill="FFFFFF"/>
        </w:rPr>
        <w:drawing>
          <wp:inline distT="0" distB="0" distL="114300" distR="114300">
            <wp:extent cx="142875" cy="152400"/>
            <wp:effectExtent l="0" t="0" r="9525" b="0"/>
            <wp:docPr id="6" name="图片 119" descr="IMG_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9" descr="IMG_374"/>
                    <pic:cNvPicPr>
                      <a:picLocks noChangeAspect="1"/>
                    </pic:cNvPicPr>
                  </pic:nvPicPr>
                  <pic:blipFill>
                    <a:blip r:embed="rId110" r:link="rId111"/>
                    <a:stretch>
                      <a:fillRect/>
                    </a:stretch>
                  </pic:blipFill>
                  <pic:spPr>
                    <a:xfrm>
                      <a:off x="0" y="0"/>
                      <a:ext cx="142875" cy="152400"/>
                    </a:xfrm>
                    <a:prstGeom prst="rect">
                      <a:avLst/>
                    </a:prstGeom>
                    <a:noFill/>
                    <a:ln w="9525">
                      <a:noFill/>
                      <a:miter/>
                    </a:ln>
                  </pic:spPr>
                </pic:pic>
              </a:graphicData>
            </a:graphic>
          </wp:inline>
        </w:drawing>
      </w:r>
      <w:r>
        <w:rPr>
          <w:rStyle w:val="9"/>
          <w:rFonts w:hint="default" w:ascii="MathJax_Math" w:hAnsi="MathJax_Math" w:eastAsia="MathJax_Math" w:cs="MathJax_Math"/>
          <w:b/>
          <w:i/>
          <w:caps w:val="0"/>
          <w:color w:val="993399"/>
          <w:spacing w:val="0"/>
          <w:sz w:val="28"/>
          <w:szCs w:val="28"/>
          <w:shd w:val="clear" w:fill="FFFFFF"/>
        </w:rPr>
        <w:fldChar w:fldCharType="end"/>
      </w:r>
      <w:r>
        <w:rPr>
          <w:rStyle w:val="9"/>
          <w:rFonts w:ascii="黑体" w:hAnsi="宋体" w:eastAsia="黑体" w:cs="黑体"/>
          <w:b w:val="0"/>
          <w:i w:val="0"/>
          <w:caps w:val="0"/>
          <w:color w:val="333333"/>
          <w:spacing w:val="0"/>
          <w:sz w:val="28"/>
          <w:szCs w:val="28"/>
          <w:shd w:val="clear" w:fill="FFFFFF"/>
        </w:rPr>
        <w:t>，</w:t>
      </w:r>
      <w:r>
        <w:rPr>
          <w:rFonts w:ascii="黑体" w:hAnsi="宋体" w:eastAsia="黑体" w:cs="黑体"/>
          <w:b w:val="0"/>
          <w:i w:val="0"/>
          <w:caps w:val="0"/>
          <w:color w:val="333333"/>
          <w:spacing w:val="0"/>
          <w:sz w:val="21"/>
          <w:szCs w:val="21"/>
          <w:shd w:val="clear" w:fill="FFFFFF"/>
        </w:rPr>
        <w:t>要让 </w:t>
      </w:r>
      <w:r>
        <w:rPr>
          <w:rFonts w:ascii="黑体" w:hAnsi="宋体" w:eastAsia="黑体" w:cs="黑体"/>
          <w:b w:val="0"/>
          <w:i w:val="0"/>
          <w:caps w:val="0"/>
          <w:color w:val="333333"/>
          <w:spacing w:val="0"/>
          <w:sz w:val="28"/>
          <w:szCs w:val="28"/>
          <w:shd w:val="clear" w:fill="FFFFFF"/>
        </w:rPr>
        <w:t>L</w:t>
      </w:r>
      <w:r>
        <w:rPr>
          <w:rFonts w:ascii="黑体" w:hAnsi="宋体" w:eastAsia="黑体" w:cs="黑体"/>
          <w:b w:val="0"/>
          <w:i w:val="0"/>
          <w:caps w:val="0"/>
          <w:color w:val="333333"/>
          <w:spacing w:val="0"/>
          <w:sz w:val="21"/>
          <w:szCs w:val="21"/>
          <w:shd w:val="clear" w:fill="FFFFFF"/>
        </w:rPr>
        <w:t> 关于 </w:t>
      </w:r>
      <w:r>
        <w:rPr>
          <w:rFonts w:ascii="黑体" w:hAnsi="宋体" w:eastAsia="黑体" w:cs="黑体"/>
          <w:b w:val="0"/>
          <w:i/>
          <w:caps w:val="0"/>
          <w:color w:val="333333"/>
          <w:spacing w:val="0"/>
          <w:sz w:val="28"/>
          <w:szCs w:val="28"/>
          <w:shd w:val="clear" w:fill="FFFFFF"/>
        </w:rPr>
        <w:t>w</w:t>
      </w:r>
      <w:r>
        <w:rPr>
          <w:rFonts w:ascii="黑体" w:hAnsi="宋体" w:eastAsia="黑体" w:cs="黑体"/>
          <w:b w:val="0"/>
          <w:i w:val="0"/>
          <w:caps w:val="0"/>
          <w:color w:val="333333"/>
          <w:spacing w:val="0"/>
          <w:sz w:val="21"/>
          <w:szCs w:val="21"/>
          <w:shd w:val="clear" w:fill="FFFFFF"/>
        </w:rPr>
        <w:t> 和 </w:t>
      </w:r>
      <w:r>
        <w:rPr>
          <w:rFonts w:ascii="黑体" w:hAnsi="宋体" w:eastAsia="黑体" w:cs="黑体"/>
          <w:b w:val="0"/>
          <w:i/>
          <w:caps w:val="0"/>
          <w:color w:val="333333"/>
          <w:spacing w:val="0"/>
          <w:sz w:val="28"/>
          <w:szCs w:val="28"/>
          <w:shd w:val="clear" w:fill="FFFFFF"/>
        </w:rPr>
        <w:t>b</w:t>
      </w:r>
      <w:r>
        <w:rPr>
          <w:rFonts w:ascii="黑体" w:hAnsi="宋体" w:eastAsia="黑体" w:cs="黑体"/>
          <w:b w:val="0"/>
          <w:i w:val="0"/>
          <w:caps w:val="0"/>
          <w:color w:val="333333"/>
          <w:spacing w:val="0"/>
          <w:sz w:val="21"/>
          <w:szCs w:val="21"/>
          <w:shd w:val="clear" w:fill="FFFFFF"/>
        </w:rPr>
        <w:t> 最小化，我们分别对w，b求偏导数</w:t>
      </w:r>
      <w:r>
        <w:rPr>
          <w:rFonts w:hint="default" w:ascii="Tahoma" w:hAnsi="Tahoma" w:eastAsia="Tahoma" w:cs="Tahoma"/>
          <w:b w:val="0"/>
          <w:i w:val="0"/>
          <w:caps w:val="0"/>
          <w:color w:val="333333"/>
          <w:spacing w:val="0"/>
          <w:sz w:val="21"/>
          <w:szCs w:val="21"/>
          <w:shd w:val="clear" w:fill="FFFFFF"/>
        </w:rPr>
        <w:t>，即令 </w:t>
      </w:r>
      <w:r>
        <w:rPr>
          <w:rFonts w:hint="default" w:ascii="MathJax_Main" w:hAnsi="MathJax_Main" w:eastAsia="MathJax_Main" w:cs="MathJax_Main"/>
          <w:b w:val="0"/>
          <w:i w:val="0"/>
          <w:caps w:val="0"/>
          <w:color w:val="333333"/>
          <w:spacing w:val="0"/>
          <w:sz w:val="28"/>
          <w:szCs w:val="28"/>
          <w:shd w:val="clear" w:fill="FFFFFF"/>
        </w:rPr>
        <w:t>∂</w:t>
      </w:r>
      <w:r>
        <w:rPr>
          <w:rFonts w:ascii="MathJax_Caligraphic" w:hAnsi="MathJax_Caligraphic" w:eastAsia="MathJax_Caligraphic" w:cs="MathJax_Caligraphic"/>
          <w:b w:val="0"/>
          <w:i w:val="0"/>
          <w:caps w:val="0"/>
          <w:color w:val="333333"/>
          <w:spacing w:val="0"/>
          <w:sz w:val="28"/>
          <w:szCs w:val="28"/>
          <w:shd w:val="clear" w:fill="FFFFFF"/>
        </w:rPr>
        <w:t>L</w:t>
      </w:r>
      <w:r>
        <w:rPr>
          <w:rFonts w:hint="default" w:ascii="MathJax_Main" w:hAnsi="MathJax_Main" w:eastAsia="MathJax_Main" w:cs="MathJax_Main"/>
          <w:b w:val="0"/>
          <w:i w:val="0"/>
          <w:caps w:val="0"/>
          <w:color w:val="333333"/>
          <w:spacing w:val="0"/>
          <w:sz w:val="28"/>
          <w:szCs w:val="28"/>
          <w:shd w:val="clear" w:fill="FFFFFF"/>
        </w:rPr>
        <w:t>/∂</w:t>
      </w:r>
      <w:r>
        <w:rPr>
          <w:rFonts w:hint="default" w:ascii="MathJax_Math" w:hAnsi="MathJax_Math" w:eastAsia="MathJax_Math" w:cs="MathJax_Math"/>
          <w:b w:val="0"/>
          <w:i/>
          <w:caps w:val="0"/>
          <w:color w:val="333333"/>
          <w:spacing w:val="0"/>
          <w:sz w:val="28"/>
          <w:szCs w:val="28"/>
          <w:shd w:val="clear" w:fill="FFFFFF"/>
        </w:rPr>
        <w:t>w</w:t>
      </w:r>
      <w:r>
        <w:rPr>
          <w:rFonts w:hint="default" w:ascii="Tahoma" w:hAnsi="Tahoma" w:eastAsia="Tahoma" w:cs="Tahoma"/>
          <w:b w:val="0"/>
          <w:i w:val="0"/>
          <w:caps w:val="0"/>
          <w:color w:val="333333"/>
          <w:spacing w:val="0"/>
          <w:sz w:val="21"/>
          <w:szCs w:val="21"/>
          <w:shd w:val="clear" w:fill="FFFFFF"/>
        </w:rPr>
        <w:t> 和 </w:t>
      </w:r>
      <w:r>
        <w:rPr>
          <w:rFonts w:hint="default" w:ascii="MathJax_Main" w:hAnsi="MathJax_Main" w:eastAsia="MathJax_Main" w:cs="MathJax_Main"/>
          <w:b w:val="0"/>
          <w:i w:val="0"/>
          <w:caps w:val="0"/>
          <w:color w:val="333333"/>
          <w:spacing w:val="0"/>
          <w:sz w:val="28"/>
          <w:szCs w:val="28"/>
          <w:shd w:val="clear" w:fill="FFFFFF"/>
        </w:rPr>
        <w:t>∂</w:t>
      </w:r>
      <w:r>
        <w:rPr>
          <w:rFonts w:hint="default" w:ascii="MathJax_Caligraphic" w:hAnsi="MathJax_Caligraphic" w:eastAsia="MathJax_Caligraphic" w:cs="MathJax_Caligraphic"/>
          <w:b w:val="0"/>
          <w:i w:val="0"/>
          <w:caps w:val="0"/>
          <w:color w:val="333333"/>
          <w:spacing w:val="0"/>
          <w:sz w:val="28"/>
          <w:szCs w:val="28"/>
          <w:shd w:val="clear" w:fill="FFFFFF"/>
        </w:rPr>
        <w:t>L</w:t>
      </w:r>
      <w:r>
        <w:rPr>
          <w:rFonts w:hint="default" w:ascii="MathJax_Main" w:hAnsi="MathJax_Main" w:eastAsia="MathJax_Main" w:cs="MathJax_Main"/>
          <w:b w:val="0"/>
          <w:i w:val="0"/>
          <w:caps w:val="0"/>
          <w:color w:val="333333"/>
          <w:spacing w:val="0"/>
          <w:sz w:val="28"/>
          <w:szCs w:val="28"/>
          <w:shd w:val="clear" w:fill="FFFFFF"/>
        </w:rPr>
        <w:t>/∂</w:t>
      </w:r>
      <w:r>
        <w:rPr>
          <w:rFonts w:hint="default" w:ascii="MathJax_Math" w:hAnsi="MathJax_Math" w:eastAsia="MathJax_Math" w:cs="MathJax_Math"/>
          <w:b w:val="0"/>
          <w:i/>
          <w:caps w:val="0"/>
          <w:color w:val="333333"/>
          <w:spacing w:val="0"/>
          <w:sz w:val="28"/>
          <w:szCs w:val="28"/>
          <w:shd w:val="clear" w:fill="FFFFFF"/>
        </w:rPr>
        <w:t>b</w:t>
      </w:r>
      <w:r>
        <w:rPr>
          <w:rFonts w:hint="default" w:ascii="Tahoma" w:hAnsi="Tahoma" w:eastAsia="Tahoma" w:cs="Tahoma"/>
          <w:b w:val="0"/>
          <w:i w:val="0"/>
          <w:caps w:val="0"/>
          <w:color w:val="333333"/>
          <w:spacing w:val="0"/>
          <w:sz w:val="21"/>
          <w:szCs w:val="21"/>
          <w:shd w:val="clear" w:fill="FFFFFF"/>
        </w:rPr>
        <w:t> 等于零（</w:t>
      </w:r>
      <w:r>
        <w:rPr>
          <w:rFonts w:hint="default" w:ascii="Tahoma" w:hAnsi="Tahoma" w:eastAsia="Tahoma" w:cs="Tahoma"/>
          <w:b w:val="0"/>
          <w:i w:val="0"/>
          <w:caps w:val="0"/>
          <w:color w:val="333333"/>
          <w:spacing w:val="0"/>
          <w:sz w:val="18"/>
          <w:szCs w:val="18"/>
          <w:shd w:val="clear" w:fill="FFFFFF"/>
        </w:rPr>
        <w:t>对w求导结果的解释请看本文评论下</w:t>
      </w:r>
      <w:r>
        <w:rPr>
          <w:rFonts w:hint="default" w:ascii="Tahoma" w:hAnsi="Tahoma" w:eastAsia="Tahoma" w:cs="Tahoma"/>
          <w:b w:val="0"/>
          <w:i w:val="0"/>
          <w:caps w:val="0"/>
          <w:color w:val="660000"/>
          <w:spacing w:val="0"/>
          <w:sz w:val="18"/>
          <w:szCs w:val="18"/>
          <w:shd w:val="clear" w:fill="FFFFFF"/>
        </w:rPr>
        <w:t>第45楼</w:t>
      </w:r>
      <w:r>
        <w:rPr>
          <w:rFonts w:hint="default" w:ascii="Tahoma" w:hAnsi="Tahoma" w:eastAsia="Tahoma" w:cs="Tahoma"/>
          <w:b w:val="0"/>
          <w:i w:val="0"/>
          <w:caps w:val="0"/>
          <w:color w:val="333333"/>
          <w:spacing w:val="0"/>
          <w:sz w:val="18"/>
          <w:szCs w:val="18"/>
          <w:shd w:val="clear" w:fill="FFFFFF"/>
        </w:rPr>
        <w:t>回复</w:t>
      </w:r>
      <w:r>
        <w:rPr>
          <w:rFonts w:hint="default" w:ascii="Tahoma" w:hAnsi="Tahoma" w:eastAsia="Tahoma" w:cs="Tahoma"/>
          <w:b w:val="0"/>
          <w:i w:val="0"/>
          <w:caps w:val="0"/>
          <w:color w:val="333333"/>
          <w:spacing w:val="0"/>
          <w:sz w:val="21"/>
          <w:szCs w:val="21"/>
          <w:shd w:val="clear" w:fill="FFFFFF"/>
        </w:rPr>
        <w:t>）：</w:t>
      </w:r>
    </w:p>
    <w:p>
      <w:pPr>
        <w:pStyle w:val="6"/>
        <w:keepNext w:val="0"/>
        <w:keepLines w:val="0"/>
        <w:widowControl/>
        <w:suppressLineNumbers w:val="0"/>
        <w:pBdr>
          <w:top w:val="none" w:color="auto" w:sz="0" w:space="0"/>
          <w:bottom w:val="none" w:color="auto" w:sz="0" w:space="0"/>
        </w:pBdr>
        <w:shd w:val="clear" w:fill="FFFFFF"/>
        <w:spacing w:before="210" w:beforeAutospacing="0" w:after="210" w:afterAutospacing="0" w:line="300" w:lineRule="atLeast"/>
        <w:ind w:left="0" w:firstLine="0"/>
        <w:jc w:val="left"/>
        <w:rPr>
          <w:rFonts w:hint="default" w:ascii="Arial" w:hAnsi="Arial" w:cs="Arial"/>
          <w:b w:val="0"/>
          <w:i w:val="0"/>
          <w:caps w:val="0"/>
          <w:color w:val="333333"/>
          <w:spacing w:val="0"/>
          <w:sz w:val="21"/>
          <w:szCs w:val="21"/>
        </w:rPr>
      </w:pP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"http://img.blog.csdn.net/20131107202220500"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2295525" cy="1143000"/>
            <wp:effectExtent l="0" t="0" r="9525" b="0"/>
            <wp:docPr id="9" name="图片 120" descr="IMG_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0" descr="IMG_375"/>
                    <pic:cNvPicPr>
                      <a:picLocks noChangeAspect="1"/>
                    </pic:cNvPicPr>
                  </pic:nvPicPr>
                  <pic:blipFill>
                    <a:blip r:embed="rId138" r:link="rId139"/>
                    <a:stretch>
                      <a:fillRect/>
                    </a:stretch>
                  </pic:blipFill>
                  <pic:spPr>
                    <a:xfrm>
                      <a:off x="0" y="0"/>
                      <a:ext cx="2295525" cy="11430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p>
    <w:p>
      <w:pPr>
        <w:pStyle w:val="6"/>
        <w:keepNext w:val="0"/>
        <w:keepLines w:val="0"/>
        <w:widowControl/>
        <w:suppressLineNumbers w:val="0"/>
        <w:pBdr>
          <w:top w:val="none" w:color="auto" w:sz="0" w:space="0"/>
          <w:bottom w:val="none" w:color="auto" w:sz="0" w:space="0"/>
        </w:pBdr>
        <w:shd w:val="clear" w:fill="FFFFFF"/>
        <w:spacing w:before="210" w:beforeAutospacing="0" w:after="210" w:afterAutospacing="0" w:line="300" w:lineRule="atLeast"/>
        <w:ind w:left="0" w:firstLine="0"/>
        <w:jc w:val="left"/>
        <w:rPr>
          <w:rFonts w:hint="default" w:ascii="Tahoma" w:hAnsi="Tahoma" w:eastAsia="Tahoma" w:cs="Tahoma"/>
          <w:b w:val="0"/>
          <w:i w:val="0"/>
          <w:caps w:val="0"/>
          <w:color w:val="333333"/>
          <w:spacing w:val="0"/>
          <w:sz w:val="21"/>
          <w:szCs w:val="21"/>
        </w:rPr>
      </w:pPr>
      <w:r>
        <w:rPr>
          <w:rFonts w:hint="default" w:ascii="Tahoma" w:hAnsi="Tahoma" w:eastAsia="Tahoma" w:cs="Tahoma"/>
          <w:b w:val="0"/>
          <w:i w:val="0"/>
          <w:caps w:val="0"/>
          <w:color w:val="333333"/>
          <w:spacing w:val="0"/>
          <w:sz w:val="21"/>
          <w:szCs w:val="21"/>
          <w:shd w:val="clear" w:fill="FFFFFF"/>
        </w:rPr>
        <w:t>    将以上结果代入之前的L</w:t>
      </w:r>
      <w:r>
        <w:rPr>
          <w:rFonts w:hint="default" w:ascii="MathJax_Caligraphic" w:hAnsi="MathJax_Caligraphic" w:eastAsia="MathJax_Caligraphic" w:cs="MathJax_Caligraphic"/>
          <w:b w:val="0"/>
          <w:i w:val="0"/>
          <w:caps w:val="0"/>
          <w:color w:val="333333"/>
          <w:spacing w:val="0"/>
          <w:sz w:val="28"/>
          <w:szCs w:val="28"/>
          <w:shd w:val="clear" w:fill="FFFFFF"/>
        </w:rPr>
        <w:t>：</w:t>
      </w:r>
      <w:r>
        <w:rPr>
          <w:rFonts w:hint="default" w:ascii="Tahoma" w:hAnsi="Tahoma" w:eastAsia="Tahoma" w:cs="Tahoma"/>
          <w:b w:val="0"/>
          <w:i w:val="0"/>
          <w:caps w:val="0"/>
          <w:color w:val="333333"/>
          <w:spacing w:val="0"/>
          <w:sz w:val="21"/>
          <w:szCs w:val="21"/>
          <w:shd w:val="clear" w:fill="FFFFFF"/>
        </w:rPr>
        <w:t> </w:t>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ind w:right="2882"/>
        <w:jc w:val="left"/>
        <w:rPr>
          <w:rFonts w:hint="default" w:ascii="Tahoma" w:hAnsi="Tahoma" w:eastAsia="Tahoma" w:cs="Tahoma"/>
          <w:sz w:val="21"/>
          <w:szCs w:val="21"/>
        </w:rPr>
      </w:pPr>
      <w:r>
        <w:rPr>
          <w:rFonts w:hint="default" w:ascii="Tahoma" w:hAnsi="Tahoma" w:eastAsia="Tahoma" w:cs="Tahoma"/>
          <w:b w:val="0"/>
          <w:i w:val="0"/>
          <w:caps w:val="0"/>
          <w:color w:val="333333"/>
          <w:spacing w:val="0"/>
          <w:sz w:val="15"/>
          <w:szCs w:val="15"/>
          <w:shd w:val="clear" w:fill="FFFFFF"/>
        </w:rPr>
        <w:fldChar w:fldCharType="begin"/>
      </w:r>
      <w:r>
        <w:rPr>
          <w:rFonts w:hint="default" w:ascii="Tahoma" w:hAnsi="Tahoma" w:eastAsia="Tahoma" w:cs="Tahoma"/>
          <w:b w:val="0"/>
          <w:i w:val="0"/>
          <w:caps w:val="0"/>
          <w:color w:val="333333"/>
          <w:spacing w:val="0"/>
          <w:sz w:val="15"/>
          <w:szCs w:val="15"/>
          <w:shd w:val="clear" w:fill="FFFFFF"/>
        </w:rPr>
        <w:instrText xml:space="preserve">INCLUDEPICTURE \d "http://img.my.csdn.net/uploads/201210/25/1351142114_6643.jpg" \* MERGEFORMATINET </w:instrText>
      </w:r>
      <w:r>
        <w:rPr>
          <w:rFonts w:hint="default" w:ascii="Tahoma" w:hAnsi="Tahoma" w:eastAsia="Tahoma" w:cs="Tahoma"/>
          <w:b w:val="0"/>
          <w:i w:val="0"/>
          <w:caps w:val="0"/>
          <w:color w:val="333333"/>
          <w:spacing w:val="0"/>
          <w:sz w:val="15"/>
          <w:szCs w:val="15"/>
          <w:shd w:val="clear" w:fill="FFFFFF"/>
        </w:rPr>
        <w:fldChar w:fldCharType="separate"/>
      </w:r>
      <w:r>
        <w:rPr>
          <w:rFonts w:hint="default" w:ascii="Tahoma" w:hAnsi="Tahoma" w:eastAsia="Tahoma" w:cs="Tahoma"/>
          <w:b w:val="0"/>
          <w:i w:val="0"/>
          <w:caps w:val="0"/>
          <w:color w:val="333333"/>
          <w:spacing w:val="0"/>
          <w:sz w:val="15"/>
          <w:szCs w:val="15"/>
          <w:shd w:val="clear" w:fill="FFFFFF"/>
        </w:rPr>
        <w:drawing>
          <wp:inline distT="0" distB="0" distL="114300" distR="114300">
            <wp:extent cx="3872865" cy="579120"/>
            <wp:effectExtent l="0" t="0" r="13335" b="11430"/>
            <wp:docPr id="8" name="图片 121" descr="IMG_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1" descr="IMG_376"/>
                    <pic:cNvPicPr>
                      <a:picLocks noChangeAspect="1"/>
                    </pic:cNvPicPr>
                  </pic:nvPicPr>
                  <pic:blipFill>
                    <a:blip r:embed="rId112" r:link="rId113"/>
                    <a:stretch>
                      <a:fillRect/>
                    </a:stretch>
                  </pic:blipFill>
                  <pic:spPr>
                    <a:xfrm>
                      <a:off x="0" y="0"/>
                      <a:ext cx="3872865" cy="57912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15"/>
          <w:szCs w:val="15"/>
          <w:shd w:val="clear" w:fill="FFFFFF"/>
        </w:rPr>
        <w:fldChar w:fldCharType="end"/>
      </w:r>
    </w:p>
    <w:p>
      <w:pPr>
        <w:pStyle w:val="6"/>
        <w:keepNext w:val="0"/>
        <w:keepLines w:val="0"/>
        <w:widowControl/>
        <w:suppressLineNumbers w:val="0"/>
        <w:pBdr>
          <w:top w:val="none" w:color="auto" w:sz="0" w:space="0"/>
          <w:bottom w:val="none" w:color="auto" w:sz="0" w:space="0"/>
        </w:pBdr>
        <w:shd w:val="clear" w:fill="FFFFFF"/>
        <w:spacing w:before="210" w:beforeAutospacing="0" w:after="210" w:afterAutospacing="0" w:line="300" w:lineRule="atLeast"/>
        <w:ind w:left="0" w:firstLine="0"/>
        <w:jc w:val="left"/>
        <w:rPr>
          <w:rFonts w:hint="default" w:ascii="Tahoma" w:hAnsi="Tahoma" w:eastAsia="Tahoma" w:cs="Tahoma"/>
          <w:b w:val="0"/>
          <w:i w:val="0"/>
          <w:caps w:val="0"/>
          <w:color w:val="333333"/>
          <w:spacing w:val="0"/>
          <w:sz w:val="21"/>
          <w:szCs w:val="21"/>
        </w:rPr>
      </w:pPr>
      <w:r>
        <w:rPr>
          <w:rFonts w:hint="default" w:ascii="Tahoma" w:hAnsi="Tahoma" w:eastAsia="Tahoma" w:cs="Tahoma"/>
          <w:b w:val="0"/>
          <w:i w:val="0"/>
          <w:caps w:val="0"/>
          <w:color w:val="333333"/>
          <w:spacing w:val="0"/>
          <w:sz w:val="21"/>
          <w:szCs w:val="21"/>
          <w:shd w:val="clear" w:fill="FFFFFF"/>
        </w:rPr>
        <w:t>    得到：</w:t>
      </w:r>
    </w:p>
    <w:p>
      <w:pPr>
        <w:pStyle w:val="6"/>
        <w:keepNext w:val="0"/>
        <w:keepLines w:val="0"/>
        <w:widowControl/>
        <w:suppressLineNumbers w:val="0"/>
        <w:spacing w:line="390" w:lineRule="atLeast"/>
        <w:ind w:left="720" w:right="720"/>
        <w:jc w:val="left"/>
      </w:pPr>
      <w:r>
        <w:rPr>
          <w:rFonts w:hint="default" w:ascii="Arial" w:hAnsi="Arial" w:eastAsia="宋体" w:cs="Arial"/>
          <w:b w:val="0"/>
          <w:i w:val="0"/>
          <w:caps w:val="0"/>
          <w:color w:val="333333"/>
          <w:spacing w:val="0"/>
          <w:sz w:val="21"/>
          <w:szCs w:val="21"/>
          <w:shd w:val="clear" w:fill="FFFFFF"/>
        </w:rPr>
        <w:fldChar w:fldCharType="begin"/>
      </w:r>
      <w:r>
        <w:rPr>
          <w:rFonts w:hint="default" w:ascii="Arial" w:hAnsi="Arial" w:eastAsia="宋体" w:cs="Arial"/>
          <w:b w:val="0"/>
          <w:i w:val="0"/>
          <w:caps w:val="0"/>
          <w:color w:val="333333"/>
          <w:spacing w:val="0"/>
          <w:sz w:val="21"/>
          <w:szCs w:val="21"/>
          <w:shd w:val="clear" w:fill="FFFFFF"/>
        </w:rPr>
        <w:instrText xml:space="preserve">INCLUDEPICTURE \d "http://img.my.csdn.net/uploads/201210/25/1351142449_6864.jpg" \* MERGEFORMATINET </w:instrText>
      </w:r>
      <w:r>
        <w:rPr>
          <w:rFonts w:hint="default" w:ascii="Arial" w:hAnsi="Arial" w:eastAsia="宋体" w:cs="Arial"/>
          <w:b w:val="0"/>
          <w:i w:val="0"/>
          <w:caps w:val="0"/>
          <w:color w:val="333333"/>
          <w:spacing w:val="0"/>
          <w:sz w:val="21"/>
          <w:szCs w:val="21"/>
          <w:shd w:val="clear" w:fill="FFFFFF"/>
        </w:rPr>
        <w:fldChar w:fldCharType="separate"/>
      </w:r>
      <w:r>
        <w:rPr>
          <w:rFonts w:hint="default" w:ascii="Arial" w:hAnsi="Arial" w:eastAsia="宋体" w:cs="Arial"/>
          <w:b w:val="0"/>
          <w:i w:val="0"/>
          <w:caps w:val="0"/>
          <w:color w:val="333333"/>
          <w:spacing w:val="0"/>
          <w:sz w:val="21"/>
          <w:szCs w:val="21"/>
          <w:shd w:val="clear" w:fill="FFFFFF"/>
        </w:rPr>
        <w:drawing>
          <wp:inline distT="0" distB="0" distL="114300" distR="114300">
            <wp:extent cx="4011295" cy="842645"/>
            <wp:effectExtent l="0" t="0" r="8255" b="14605"/>
            <wp:docPr id="10" name="图片 122" descr="IMG_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2" descr="IMG_377"/>
                    <pic:cNvPicPr>
                      <a:picLocks noChangeAspect="1"/>
                    </pic:cNvPicPr>
                  </pic:nvPicPr>
                  <pic:blipFill>
                    <a:blip r:embed="rId140" r:link="rId141"/>
                    <a:stretch>
                      <a:fillRect/>
                    </a:stretch>
                  </pic:blipFill>
                  <pic:spPr>
                    <a:xfrm>
                      <a:off x="0" y="0"/>
                      <a:ext cx="4011295" cy="84264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sz w:val="21"/>
          <w:szCs w:val="21"/>
          <w:shd w:val="clear" w:fill="FFFFFF"/>
        </w:rPr>
        <w:fldChar w:fldCharType="end"/>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提醒：有读者可能会问上述推导过程如何而来？说实话，其具体推导过程是比较复杂的，如下图所示：</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"http://img.my.csdn.net/uploads/201301/11/1357837605_5830.png"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5223510" cy="6432550"/>
            <wp:effectExtent l="0" t="0" r="15240" b="6350"/>
            <wp:docPr id="5" name="图片 123" descr="IMG_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3" descr="IMG_378"/>
                    <pic:cNvPicPr>
                      <a:picLocks noChangeAspect="1"/>
                    </pic:cNvPicPr>
                  </pic:nvPicPr>
                  <pic:blipFill>
                    <a:blip r:embed="rId142" r:link="rId143"/>
                    <a:stretch>
                      <a:fillRect/>
                    </a:stretch>
                  </pic:blipFill>
                  <pic:spPr>
                    <a:xfrm>
                      <a:off x="0" y="0"/>
                      <a:ext cx="5223510" cy="6432550"/>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最后，得到：</w:t>
      </w:r>
    </w:p>
    <w:p>
      <w:pPr>
        <w:pStyle w:val="6"/>
        <w:keepNext w:val="0"/>
        <w:keepLines w:val="0"/>
        <w:widowControl/>
        <w:suppressLineNumbers w:val="0"/>
        <w:spacing w:line="390" w:lineRule="atLeast"/>
        <w:ind w:left="720" w:right="720"/>
        <w:jc w:val="left"/>
      </w:pPr>
      <w:r>
        <w:rPr>
          <w:rFonts w:hint="default" w:ascii="Arial" w:hAnsi="Arial" w:eastAsia="宋体" w:cs="Arial"/>
          <w:b w:val="0"/>
          <w:i w:val="0"/>
          <w:caps w:val="0"/>
          <w:color w:val="333333"/>
          <w:spacing w:val="0"/>
          <w:sz w:val="21"/>
          <w:szCs w:val="21"/>
          <w:shd w:val="clear" w:fill="FFFFFF"/>
        </w:rPr>
        <w:fldChar w:fldCharType="begin"/>
      </w:r>
      <w:r>
        <w:rPr>
          <w:rFonts w:hint="default" w:ascii="Arial" w:hAnsi="Arial" w:eastAsia="宋体" w:cs="Arial"/>
          <w:b w:val="0"/>
          <w:i w:val="0"/>
          <w:caps w:val="0"/>
          <w:color w:val="333333"/>
          <w:spacing w:val="0"/>
          <w:sz w:val="21"/>
          <w:szCs w:val="21"/>
          <w:shd w:val="clear" w:fill="FFFFFF"/>
        </w:rPr>
        <w:instrText xml:space="preserve">INCLUDEPICTURE \d "http://img.my.csdn.net/uploads/201210/25/1351142449_6864.jpg" \* MERGEFORMATINET </w:instrText>
      </w:r>
      <w:r>
        <w:rPr>
          <w:rFonts w:hint="default" w:ascii="Arial" w:hAnsi="Arial" w:eastAsia="宋体" w:cs="Arial"/>
          <w:b w:val="0"/>
          <w:i w:val="0"/>
          <w:caps w:val="0"/>
          <w:color w:val="333333"/>
          <w:spacing w:val="0"/>
          <w:sz w:val="21"/>
          <w:szCs w:val="21"/>
          <w:shd w:val="clear" w:fill="FFFFFF"/>
        </w:rPr>
        <w:fldChar w:fldCharType="separate"/>
      </w:r>
      <w:r>
        <w:rPr>
          <w:rFonts w:hint="default" w:ascii="Arial" w:hAnsi="Arial" w:eastAsia="宋体" w:cs="Arial"/>
          <w:b w:val="0"/>
          <w:i w:val="0"/>
          <w:caps w:val="0"/>
          <w:color w:val="333333"/>
          <w:spacing w:val="0"/>
          <w:sz w:val="21"/>
          <w:szCs w:val="21"/>
          <w:shd w:val="clear" w:fill="FFFFFF"/>
        </w:rPr>
        <w:drawing>
          <wp:inline distT="0" distB="0" distL="114300" distR="114300">
            <wp:extent cx="4780915" cy="1004570"/>
            <wp:effectExtent l="0" t="0" r="635" b="5080"/>
            <wp:docPr id="95" name="图片 124" descr="IMG_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24" descr="IMG_379"/>
                    <pic:cNvPicPr>
                      <a:picLocks noChangeAspect="1"/>
                    </pic:cNvPicPr>
                  </pic:nvPicPr>
                  <pic:blipFill>
                    <a:blip r:embed="rId140" r:link="rId141"/>
                    <a:stretch>
                      <a:fillRect/>
                    </a:stretch>
                  </pic:blipFill>
                  <pic:spPr>
                    <a:xfrm>
                      <a:off x="0" y="0"/>
                      <a:ext cx="4780915" cy="100457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sz w:val="21"/>
          <w:szCs w:val="21"/>
          <w:shd w:val="clear" w:fill="FFFFFF"/>
        </w:rPr>
        <w:fldChar w:fldCharType="end"/>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如 jerrylead所说：“倒数第4步”推导到“倒数第3步”使用了线性代数的转置运算，由于ai和yi都是实数，因此转置后与自身一样。“倒数第3步”推导到“倒数第2步”使用了(a+b+c+…)(a+b+c+…)=aa+ab+ac+ba+bb+bc+…的乘法运算法则。最后一步是上一步的顺序调整。</w:t>
      </w:r>
    </w:p>
    <w:p>
      <w:pPr>
        <w:keepNext w:val="0"/>
        <w:keepLines w:val="0"/>
        <w:widowControl/>
        <w:suppressLineNumbers w:val="0"/>
        <w:shd w:val="clear" w:fill="FFFFFF"/>
        <w:spacing w:before="210" w:beforeAutospacing="0" w:after="210" w:afterAutospacing="0" w:line="390" w:lineRule="atLeast"/>
        <w:ind w:left="0" w:right="0" w:firstLine="0"/>
        <w:jc w:val="center"/>
        <w:rPr>
          <w:rFonts w:hint="default" w:ascii="Arial" w:hAnsi="Arial" w:cs="Arial"/>
          <w:b w:val="0"/>
          <w:i w:val="0"/>
          <w:caps w:val="0"/>
          <w:color w:val="333333"/>
          <w:spacing w:val="0"/>
          <w:sz w:val="21"/>
          <w:szCs w:val="21"/>
        </w:rPr>
      </w:pPr>
      <w:r>
        <w:rPr>
          <w:rFonts w:hint="default" w:ascii="MathJax_Caligraphic" w:hAnsi="MathJax_Caligraphic" w:eastAsia="MathJax_Caligraphic" w:cs="MathJax_Caligraphic"/>
          <w:b w:val="0"/>
          <w:i w:val="0"/>
          <w:caps w:val="0"/>
          <w:color w:val="333333"/>
          <w:spacing w:val="0"/>
          <w:kern w:val="0"/>
          <w:sz w:val="28"/>
          <w:szCs w:val="28"/>
          <w:shd w:val="clear" w:fill="FFFFFF"/>
          <w:lang w:val="en-US" w:eastAsia="zh-CN" w:bidi="ar"/>
        </w:rPr>
        <w:t>L</w:t>
      </w:r>
      <w:r>
        <w:rPr>
          <w:rFonts w:hint="default" w:ascii="MathJax_Main" w:hAnsi="MathJax_Main" w:eastAsia="MathJax_Main" w:cs="MathJax_Main"/>
          <w:b w:val="0"/>
          <w:i w:val="0"/>
          <w:caps w:val="0"/>
          <w:color w:val="FFFFFF"/>
          <w:spacing w:val="0"/>
          <w:kern w:val="0"/>
          <w:sz w:val="28"/>
          <w:szCs w:val="28"/>
          <w:shd w:val="clear" w:fill="FFFFFF"/>
          <w:lang w:val="en-US" w:eastAsia="zh-CN" w:bidi="ar"/>
        </w:rPr>
        <w:t>(</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Tahoma" w:hAnsi="Tahoma" w:eastAsia="Tahoma" w:cs="Tahoma"/>
          <w:b w:val="0"/>
          <w:i w:val="0"/>
          <w:caps w:val="0"/>
          <w:color w:val="333333"/>
          <w:spacing w:val="0"/>
          <w:sz w:val="21"/>
          <w:szCs w:val="21"/>
          <w:shd w:val="clear" w:fill="FFFFFF"/>
        </w:rPr>
        <w:t>    从上面的最后一个式子，我们可以看出，此时的拉格朗日函数只包含了一个变量，那就是</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"http://img.blog.csdn.net/20131111195824031"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219075" cy="152400"/>
            <wp:effectExtent l="0" t="0" r="9525" b="0"/>
            <wp:docPr id="96" name="图片 125" descr="IMG_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25" descr="IMG_380"/>
                    <pic:cNvPicPr>
                      <a:picLocks noChangeAspect="1"/>
                    </pic:cNvPicPr>
                  </pic:nvPicPr>
                  <pic:blipFill>
                    <a:blip r:embed="rId128" r:link="rId129"/>
                    <a:stretch>
                      <a:fillRect/>
                    </a:stretch>
                  </pic:blipFill>
                  <pic:spPr>
                    <a:xfrm>
                      <a:off x="0" y="0"/>
                      <a:ext cx="219075" cy="1524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Tahoma" w:hAnsi="Tahoma" w:eastAsia="Tahoma" w:cs="Tahoma"/>
          <w:b w:val="0"/>
          <w:i w:val="0"/>
          <w:caps w:val="0"/>
          <w:color w:val="333333"/>
          <w:spacing w:val="0"/>
          <w:sz w:val="21"/>
          <w:szCs w:val="21"/>
          <w:shd w:val="clear" w:fill="FFFFFF"/>
        </w:rPr>
        <w:t>（</w:t>
      </w:r>
      <w:r>
        <w:rPr>
          <w:rFonts w:hint="default" w:ascii="Tahoma" w:hAnsi="Tahoma" w:eastAsia="Tahoma" w:cs="Tahoma"/>
          <w:b w:val="0"/>
          <w:i w:val="0"/>
          <w:caps w:val="0"/>
          <w:color w:val="333333"/>
          <w:spacing w:val="0"/>
          <w:sz w:val="18"/>
          <w:szCs w:val="18"/>
          <w:shd w:val="clear" w:fill="FFFFFF"/>
        </w:rPr>
        <w:t>求出了</w:t>
      </w:r>
      <w:r>
        <w:rPr>
          <w:rFonts w:hint="default" w:ascii="Tahoma" w:hAnsi="Tahoma" w:eastAsia="Tahoma" w:cs="Tahoma"/>
          <w:b w:val="0"/>
          <w:i w:val="0"/>
          <w:caps w:val="0"/>
          <w:color w:val="333333"/>
          <w:spacing w:val="0"/>
          <w:sz w:val="18"/>
          <w:szCs w:val="18"/>
          <w:shd w:val="clear" w:fill="FFFFFF"/>
        </w:rPr>
        <w:fldChar w:fldCharType="begin"/>
      </w:r>
      <w:r>
        <w:rPr>
          <w:rFonts w:hint="default" w:ascii="Tahoma" w:hAnsi="Tahoma" w:eastAsia="Tahoma" w:cs="Tahoma"/>
          <w:b w:val="0"/>
          <w:i w:val="0"/>
          <w:caps w:val="0"/>
          <w:color w:val="333333"/>
          <w:spacing w:val="0"/>
          <w:sz w:val="18"/>
          <w:szCs w:val="18"/>
          <w:shd w:val="clear" w:fill="FFFFFF"/>
        </w:rPr>
        <w:instrText xml:space="preserve">INCLUDEPICTURE \d "http://img.blog.csdn.net/20131111195824031" \* MERGEFORMATINET </w:instrText>
      </w:r>
      <w:r>
        <w:rPr>
          <w:rFonts w:hint="default" w:ascii="Tahoma" w:hAnsi="Tahoma" w:eastAsia="Tahoma" w:cs="Tahoma"/>
          <w:b w:val="0"/>
          <w:i w:val="0"/>
          <w:caps w:val="0"/>
          <w:color w:val="333333"/>
          <w:spacing w:val="0"/>
          <w:sz w:val="18"/>
          <w:szCs w:val="18"/>
          <w:shd w:val="clear" w:fill="FFFFFF"/>
        </w:rPr>
        <w:fldChar w:fldCharType="separate"/>
      </w:r>
      <w:r>
        <w:rPr>
          <w:rFonts w:hint="default" w:ascii="Tahoma" w:hAnsi="Tahoma" w:eastAsia="Tahoma" w:cs="Tahoma"/>
          <w:b w:val="0"/>
          <w:i w:val="0"/>
          <w:caps w:val="0"/>
          <w:color w:val="333333"/>
          <w:spacing w:val="0"/>
          <w:sz w:val="18"/>
          <w:szCs w:val="18"/>
          <w:shd w:val="clear" w:fill="FFFFFF"/>
        </w:rPr>
        <w:drawing>
          <wp:inline distT="0" distB="0" distL="114300" distR="114300">
            <wp:extent cx="219075" cy="152400"/>
            <wp:effectExtent l="0" t="0" r="9525" b="0"/>
            <wp:docPr id="99" name="图片 126" descr="IMG_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26" descr="IMG_381"/>
                    <pic:cNvPicPr>
                      <a:picLocks noChangeAspect="1"/>
                    </pic:cNvPicPr>
                  </pic:nvPicPr>
                  <pic:blipFill>
                    <a:blip r:embed="rId128" r:link="rId129"/>
                    <a:stretch>
                      <a:fillRect/>
                    </a:stretch>
                  </pic:blipFill>
                  <pic:spPr>
                    <a:xfrm>
                      <a:off x="0" y="0"/>
                      <a:ext cx="219075" cy="1524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18"/>
          <w:szCs w:val="18"/>
          <w:shd w:val="clear" w:fill="FFFFFF"/>
        </w:rPr>
        <w:fldChar w:fldCharType="end"/>
      </w:r>
      <w:r>
        <w:rPr>
          <w:rFonts w:hint="default" w:ascii="Tahoma" w:hAnsi="Tahoma" w:eastAsia="Tahoma" w:cs="Tahoma"/>
          <w:b w:val="0"/>
          <w:i w:val="0"/>
          <w:caps w:val="0"/>
          <w:color w:val="333333"/>
          <w:spacing w:val="0"/>
          <w:sz w:val="18"/>
          <w:szCs w:val="18"/>
          <w:shd w:val="clear" w:fill="FFFFFF"/>
        </w:rPr>
        <w:t>便能求出w，和b，由此可见，上文第1.2节提出来的核心问题：分类函数</w:t>
      </w:r>
      <w:r>
        <w:rPr>
          <w:rStyle w:val="8"/>
          <w:rFonts w:hint="default" w:ascii="MathJax_Main" w:hAnsi="MathJax_Main" w:eastAsia="MathJax_Main" w:cs="MathJax_Main"/>
          <w:i w:val="0"/>
          <w:caps w:val="0"/>
          <w:color w:val="333333"/>
          <w:spacing w:val="0"/>
          <w:sz w:val="18"/>
          <w:szCs w:val="18"/>
          <w:shd w:val="clear" w:fill="FFFFFF"/>
        </w:rPr>
        <w:fldChar w:fldCharType="begin"/>
      </w:r>
      <w:r>
        <w:rPr>
          <w:rStyle w:val="8"/>
          <w:rFonts w:hint="default" w:ascii="MathJax_Main" w:hAnsi="MathJax_Main" w:eastAsia="MathJax_Main" w:cs="MathJax_Main"/>
          <w:i w:val="0"/>
          <w:caps w:val="0"/>
          <w:color w:val="333333"/>
          <w:spacing w:val="0"/>
          <w:sz w:val="18"/>
          <w:szCs w:val="18"/>
          <w:shd w:val="clear" w:fill="FFFFFF"/>
        </w:rPr>
        <w:instrText xml:space="preserve">INCLUDEPICTURE \d "http://img.blog.csdn.net/20131107201211968" \* MERGEFORMATINET </w:instrText>
      </w:r>
      <w:r>
        <w:rPr>
          <w:rStyle w:val="8"/>
          <w:rFonts w:hint="default" w:ascii="MathJax_Main" w:hAnsi="MathJax_Main" w:eastAsia="MathJax_Main" w:cs="MathJax_Main"/>
          <w:i w:val="0"/>
          <w:caps w:val="0"/>
          <w:color w:val="333333"/>
          <w:spacing w:val="0"/>
          <w:sz w:val="18"/>
          <w:szCs w:val="18"/>
          <w:shd w:val="clear" w:fill="FFFFFF"/>
        </w:rPr>
        <w:fldChar w:fldCharType="separate"/>
      </w:r>
      <w:r>
        <w:rPr>
          <w:rStyle w:val="8"/>
          <w:rFonts w:hint="default" w:ascii="MathJax_Main" w:hAnsi="MathJax_Main" w:eastAsia="MathJax_Main" w:cs="MathJax_Main"/>
          <w:i w:val="0"/>
          <w:caps w:val="0"/>
          <w:color w:val="333333"/>
          <w:spacing w:val="0"/>
          <w:sz w:val="18"/>
          <w:szCs w:val="18"/>
          <w:shd w:val="clear" w:fill="FFFFFF"/>
        </w:rPr>
        <w:drawing>
          <wp:inline distT="0" distB="0" distL="114300" distR="114300">
            <wp:extent cx="1257300" cy="200025"/>
            <wp:effectExtent l="0" t="0" r="0" b="9525"/>
            <wp:docPr id="97" name="图片 127" descr="IMG_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27" descr="IMG_382"/>
                    <pic:cNvPicPr>
                      <a:picLocks noChangeAspect="1"/>
                    </pic:cNvPicPr>
                  </pic:nvPicPr>
                  <pic:blipFill>
                    <a:blip r:embed="rId46" r:link="rId47"/>
                    <a:stretch>
                      <a:fillRect/>
                    </a:stretch>
                  </pic:blipFill>
                  <pic:spPr>
                    <a:xfrm>
                      <a:off x="0" y="0"/>
                      <a:ext cx="1257300" cy="200025"/>
                    </a:xfrm>
                    <a:prstGeom prst="rect">
                      <a:avLst/>
                    </a:prstGeom>
                    <a:noFill/>
                    <a:ln w="9525">
                      <a:noFill/>
                      <a:miter/>
                    </a:ln>
                  </pic:spPr>
                </pic:pic>
              </a:graphicData>
            </a:graphic>
          </wp:inline>
        </w:drawing>
      </w:r>
      <w:r>
        <w:rPr>
          <w:rStyle w:val="8"/>
          <w:rFonts w:hint="default" w:ascii="MathJax_Main" w:hAnsi="MathJax_Main" w:eastAsia="MathJax_Main" w:cs="MathJax_Main"/>
          <w:i w:val="0"/>
          <w:caps w:val="0"/>
          <w:color w:val="333333"/>
          <w:spacing w:val="0"/>
          <w:sz w:val="18"/>
          <w:szCs w:val="18"/>
          <w:shd w:val="clear" w:fill="FFFFFF"/>
        </w:rPr>
        <w:fldChar w:fldCharType="end"/>
      </w:r>
      <w:r>
        <w:rPr>
          <w:rFonts w:hint="default" w:ascii="Tahoma" w:hAnsi="Tahoma" w:eastAsia="Tahoma" w:cs="Tahoma"/>
          <w:b w:val="0"/>
          <w:i w:val="0"/>
          <w:caps w:val="0"/>
          <w:color w:val="333333"/>
          <w:spacing w:val="0"/>
          <w:sz w:val="18"/>
          <w:szCs w:val="18"/>
          <w:shd w:val="clear" w:fill="FFFFFF"/>
        </w:rPr>
        <w:t>也就可以轻而易举的求出来了</w:t>
      </w:r>
      <w:r>
        <w:rPr>
          <w:rFonts w:hint="default" w:ascii="Tahoma" w:hAnsi="Tahoma" w:eastAsia="Tahoma" w:cs="Tahoma"/>
          <w:b w:val="0"/>
          <w:i w:val="0"/>
          <w:caps w:val="0"/>
          <w:color w:val="333333"/>
          <w:spacing w:val="0"/>
          <w:sz w:val="21"/>
          <w:szCs w:val="21"/>
          <w:shd w:val="clear" w:fill="FFFFFF"/>
        </w:rPr>
        <w:t>）。</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Tahoma" w:hAnsi="Tahoma" w:eastAsia="Tahoma" w:cs="Tahoma"/>
          <w:b w:val="0"/>
          <w:i w:val="0"/>
          <w:caps w:val="0"/>
          <w:color w:val="333333"/>
          <w:spacing w:val="0"/>
          <w:sz w:val="21"/>
          <w:szCs w:val="21"/>
          <w:shd w:val="clear" w:fill="FFFFFF"/>
        </w:rPr>
        <w:t>    </w:t>
      </w:r>
      <w:r>
        <w:rPr>
          <w:rStyle w:val="8"/>
          <w:rFonts w:hint="default" w:ascii="Tahoma" w:hAnsi="Tahoma" w:eastAsia="Tahoma" w:cs="Tahoma"/>
          <w:i w:val="0"/>
          <w:caps w:val="0"/>
          <w:color w:val="333333"/>
          <w:spacing w:val="0"/>
          <w:sz w:val="21"/>
          <w:szCs w:val="21"/>
          <w:shd w:val="clear" w:fill="FFFFFF"/>
        </w:rPr>
        <w:t>（2）</w:t>
      </w:r>
      <w:r>
        <w:rPr>
          <w:rFonts w:ascii="黑体" w:hAnsi="宋体" w:eastAsia="黑体" w:cs="黑体"/>
          <w:b w:val="0"/>
          <w:i w:val="0"/>
          <w:caps w:val="0"/>
          <w:color w:val="333333"/>
          <w:spacing w:val="0"/>
          <w:sz w:val="21"/>
          <w:szCs w:val="21"/>
          <w:shd w:val="clear" w:fill="FFFFFF"/>
        </w:rPr>
        <w:t>、求对</w:t>
      </w:r>
      <w:r>
        <w:rPr>
          <w:rFonts w:hint="default" w:ascii="MathJax_Math" w:hAnsi="MathJax_Math" w:eastAsia="MathJax_Math" w:cs="MathJax_Math"/>
          <w:b/>
          <w:i/>
          <w:caps w:val="0"/>
          <w:color w:val="993399"/>
          <w:spacing w:val="0"/>
          <w:sz w:val="28"/>
          <w:szCs w:val="28"/>
          <w:shd w:val="clear" w:fill="FFFFFF"/>
        </w:rPr>
        <w:fldChar w:fldCharType="begin"/>
      </w:r>
      <w:r>
        <w:rPr>
          <w:rFonts w:hint="default" w:ascii="MathJax_Math" w:hAnsi="MathJax_Math" w:eastAsia="MathJax_Math" w:cs="MathJax_Math"/>
          <w:b/>
          <w:i/>
          <w:caps w:val="0"/>
          <w:color w:val="993399"/>
          <w:spacing w:val="0"/>
          <w:sz w:val="28"/>
          <w:szCs w:val="28"/>
          <w:shd w:val="clear" w:fill="FFFFFF"/>
        </w:rPr>
        <w:instrText xml:space="preserve">INCLUDEPICTURE \d "http://img.blog.csdn.net/20131111195836468" \* MERGEFORMATINET </w:instrText>
      </w:r>
      <w:r>
        <w:rPr>
          <w:rFonts w:hint="default" w:ascii="MathJax_Math" w:hAnsi="MathJax_Math" w:eastAsia="MathJax_Math" w:cs="MathJax_Math"/>
          <w:b/>
          <w:i/>
          <w:caps w:val="0"/>
          <w:color w:val="993399"/>
          <w:spacing w:val="0"/>
          <w:sz w:val="28"/>
          <w:szCs w:val="28"/>
          <w:shd w:val="clear" w:fill="FFFFFF"/>
        </w:rPr>
        <w:fldChar w:fldCharType="separate"/>
      </w:r>
      <w:r>
        <w:rPr>
          <w:rFonts w:hint="default" w:ascii="MathJax_Math" w:hAnsi="MathJax_Math" w:eastAsia="MathJax_Math" w:cs="MathJax_Math"/>
          <w:b/>
          <w:i/>
          <w:caps w:val="0"/>
          <w:color w:val="993399"/>
          <w:spacing w:val="0"/>
          <w:sz w:val="28"/>
          <w:szCs w:val="28"/>
          <w:shd w:val="clear" w:fill="FFFFFF"/>
        </w:rPr>
        <w:drawing>
          <wp:inline distT="0" distB="0" distL="114300" distR="114300">
            <wp:extent cx="142875" cy="152400"/>
            <wp:effectExtent l="0" t="0" r="9525" b="0"/>
            <wp:docPr id="210" name="图片 128" descr="IMG_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128" descr="IMG_383"/>
                    <pic:cNvPicPr>
                      <a:picLocks noChangeAspect="1"/>
                    </pic:cNvPicPr>
                  </pic:nvPicPr>
                  <pic:blipFill>
                    <a:blip r:embed="rId110" r:link="rId111"/>
                    <a:stretch>
                      <a:fillRect/>
                    </a:stretch>
                  </pic:blipFill>
                  <pic:spPr>
                    <a:xfrm>
                      <a:off x="0" y="0"/>
                      <a:ext cx="142875" cy="152400"/>
                    </a:xfrm>
                    <a:prstGeom prst="rect">
                      <a:avLst/>
                    </a:prstGeom>
                    <a:noFill/>
                    <a:ln w="9525">
                      <a:noFill/>
                      <a:miter/>
                    </a:ln>
                  </pic:spPr>
                </pic:pic>
              </a:graphicData>
            </a:graphic>
          </wp:inline>
        </w:drawing>
      </w:r>
      <w:r>
        <w:rPr>
          <w:rFonts w:hint="default" w:ascii="MathJax_Math" w:hAnsi="MathJax_Math" w:eastAsia="MathJax_Math" w:cs="MathJax_Math"/>
          <w:b/>
          <w:i/>
          <w:caps w:val="0"/>
          <w:color w:val="993399"/>
          <w:spacing w:val="0"/>
          <w:sz w:val="28"/>
          <w:szCs w:val="28"/>
          <w:shd w:val="clear" w:fill="FFFFFF"/>
        </w:rPr>
        <w:fldChar w:fldCharType="end"/>
      </w:r>
      <w:r>
        <w:rPr>
          <w:rFonts w:ascii="黑体" w:hAnsi="宋体" w:eastAsia="黑体" w:cs="黑体"/>
          <w:b w:val="0"/>
          <w:i/>
          <w:caps w:val="0"/>
          <w:color w:val="333333"/>
          <w:spacing w:val="0"/>
          <w:sz w:val="18"/>
          <w:szCs w:val="18"/>
          <w:shd w:val="clear" w:fill="FFFFFF"/>
        </w:rPr>
        <w:t>的极大</w:t>
      </w:r>
      <w:r>
        <w:rPr>
          <w:rFonts w:hint="default" w:ascii="MathJax_Math" w:hAnsi="MathJax_Math" w:eastAsia="MathJax_Math" w:cs="MathJax_Math"/>
          <w:b w:val="0"/>
          <w:i/>
          <w:caps w:val="0"/>
          <w:color w:val="333333"/>
          <w:spacing w:val="0"/>
          <w:sz w:val="28"/>
          <w:szCs w:val="28"/>
          <w:shd w:val="clear" w:fill="FFFFFF"/>
        </w:rPr>
        <w:t>，</w:t>
      </w:r>
      <w:r>
        <w:rPr>
          <w:rFonts w:hint="default" w:ascii="Tahoma" w:hAnsi="Tahoma" w:eastAsia="Tahoma" w:cs="Tahoma"/>
          <w:b w:val="0"/>
          <w:i w:val="0"/>
          <w:caps w:val="0"/>
          <w:color w:val="333333"/>
          <w:spacing w:val="0"/>
          <w:sz w:val="21"/>
          <w:szCs w:val="21"/>
          <w:shd w:val="clear" w:fill="FFFFFF"/>
        </w:rPr>
        <w:t>即是关于对偶问题的最优化问题。经过上面第一个步骤的求w和b，得到的拉格朗日函数式子已经没有了变量w，b，只有</w:t>
      </w:r>
      <w:r>
        <w:rPr>
          <w:rFonts w:hint="default" w:ascii="MathJax_Math" w:hAnsi="MathJax_Math" w:eastAsia="MathJax_Math" w:cs="MathJax_Math"/>
          <w:b/>
          <w:i/>
          <w:caps w:val="0"/>
          <w:color w:val="993399"/>
          <w:spacing w:val="0"/>
          <w:sz w:val="28"/>
          <w:szCs w:val="28"/>
          <w:shd w:val="clear" w:fill="FFFFFF"/>
        </w:rPr>
        <w:fldChar w:fldCharType="begin"/>
      </w:r>
      <w:r>
        <w:rPr>
          <w:rFonts w:hint="default" w:ascii="MathJax_Math" w:hAnsi="MathJax_Math" w:eastAsia="MathJax_Math" w:cs="MathJax_Math"/>
          <w:b/>
          <w:i/>
          <w:caps w:val="0"/>
          <w:color w:val="993399"/>
          <w:spacing w:val="0"/>
          <w:sz w:val="28"/>
          <w:szCs w:val="28"/>
          <w:shd w:val="clear" w:fill="FFFFFF"/>
        </w:rPr>
        <w:instrText xml:space="preserve">INCLUDEPICTURE \d "http://img.blog.csdn.net/20131111195836468" \* MERGEFORMATINET </w:instrText>
      </w:r>
      <w:r>
        <w:rPr>
          <w:rFonts w:hint="default" w:ascii="MathJax_Math" w:hAnsi="MathJax_Math" w:eastAsia="MathJax_Math" w:cs="MathJax_Math"/>
          <w:b/>
          <w:i/>
          <w:caps w:val="0"/>
          <w:color w:val="993399"/>
          <w:spacing w:val="0"/>
          <w:sz w:val="28"/>
          <w:szCs w:val="28"/>
          <w:shd w:val="clear" w:fill="FFFFFF"/>
        </w:rPr>
        <w:fldChar w:fldCharType="separate"/>
      </w:r>
      <w:r>
        <w:rPr>
          <w:rFonts w:hint="default" w:ascii="MathJax_Math" w:hAnsi="MathJax_Math" w:eastAsia="MathJax_Math" w:cs="MathJax_Math"/>
          <w:b/>
          <w:i/>
          <w:caps w:val="0"/>
          <w:color w:val="993399"/>
          <w:spacing w:val="0"/>
          <w:sz w:val="28"/>
          <w:szCs w:val="28"/>
          <w:shd w:val="clear" w:fill="FFFFFF"/>
        </w:rPr>
        <w:drawing>
          <wp:inline distT="0" distB="0" distL="114300" distR="114300">
            <wp:extent cx="142875" cy="152400"/>
            <wp:effectExtent l="0" t="0" r="9525" b="0"/>
            <wp:docPr id="209" name="图片 129" descr="IMG_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129" descr="IMG_384"/>
                    <pic:cNvPicPr>
                      <a:picLocks noChangeAspect="1"/>
                    </pic:cNvPicPr>
                  </pic:nvPicPr>
                  <pic:blipFill>
                    <a:blip r:embed="rId110" r:link="rId111"/>
                    <a:stretch>
                      <a:fillRect/>
                    </a:stretch>
                  </pic:blipFill>
                  <pic:spPr>
                    <a:xfrm>
                      <a:off x="0" y="0"/>
                      <a:ext cx="142875" cy="152400"/>
                    </a:xfrm>
                    <a:prstGeom prst="rect">
                      <a:avLst/>
                    </a:prstGeom>
                    <a:noFill/>
                    <a:ln w="9525">
                      <a:noFill/>
                      <a:miter/>
                    </a:ln>
                  </pic:spPr>
                </pic:pic>
              </a:graphicData>
            </a:graphic>
          </wp:inline>
        </w:drawing>
      </w:r>
      <w:r>
        <w:rPr>
          <w:rFonts w:hint="default" w:ascii="MathJax_Math" w:hAnsi="MathJax_Math" w:eastAsia="MathJax_Math" w:cs="MathJax_Math"/>
          <w:b/>
          <w:i/>
          <w:caps w:val="0"/>
          <w:color w:val="993399"/>
          <w:spacing w:val="0"/>
          <w:sz w:val="28"/>
          <w:szCs w:val="28"/>
          <w:shd w:val="clear" w:fill="FFFFFF"/>
        </w:rPr>
        <w:fldChar w:fldCharType="end"/>
      </w:r>
      <w:r>
        <w:rPr>
          <w:rFonts w:hint="default" w:ascii="Tahoma" w:hAnsi="Tahoma" w:eastAsia="Tahoma" w:cs="Tahoma"/>
          <w:b w:val="0"/>
          <w:i w:val="0"/>
          <w:caps w:val="0"/>
          <w:color w:val="333333"/>
          <w:spacing w:val="0"/>
          <w:sz w:val="21"/>
          <w:szCs w:val="21"/>
          <w:shd w:val="clear" w:fill="FFFFFF"/>
        </w:rPr>
        <w:t>。从上面的式子得到：</w:t>
      </w:r>
    </w:p>
    <w:p>
      <w:pPr>
        <w:pStyle w:val="6"/>
        <w:keepNext w:val="0"/>
        <w:keepLines w:val="0"/>
        <w:widowControl/>
        <w:suppressLineNumbers w:val="0"/>
        <w:spacing w:line="390" w:lineRule="atLeast"/>
        <w:ind w:left="720" w:right="720"/>
        <w:jc w:val="left"/>
      </w:pPr>
      <w:r>
        <w:rPr>
          <w:rFonts w:hint="default" w:ascii="Arial" w:hAnsi="Arial" w:eastAsia="宋体" w:cs="Arial"/>
          <w:b w:val="0"/>
          <w:i w:val="0"/>
          <w:caps w:val="0"/>
          <w:color w:val="333333"/>
          <w:spacing w:val="0"/>
          <w:sz w:val="21"/>
          <w:szCs w:val="21"/>
          <w:shd w:val="clear" w:fill="FFFFFF"/>
        </w:rPr>
        <w:fldChar w:fldCharType="begin"/>
      </w:r>
      <w:r>
        <w:rPr>
          <w:rFonts w:hint="default" w:ascii="Arial" w:hAnsi="Arial" w:eastAsia="宋体" w:cs="Arial"/>
          <w:b w:val="0"/>
          <w:i w:val="0"/>
          <w:caps w:val="0"/>
          <w:color w:val="333333"/>
          <w:spacing w:val="0"/>
          <w:sz w:val="21"/>
          <w:szCs w:val="21"/>
          <w:shd w:val="clear" w:fill="FFFFFF"/>
        </w:rPr>
        <w:instrText xml:space="preserve">INCLUDEPICTURE \d "http://my.csdn.net/uploads/201206/02/1338605996_4659.jpg" \* MERGEFORMATINET </w:instrText>
      </w:r>
      <w:r>
        <w:rPr>
          <w:rFonts w:hint="default" w:ascii="Arial" w:hAnsi="Arial" w:eastAsia="宋体" w:cs="Arial"/>
          <w:b w:val="0"/>
          <w:i w:val="0"/>
          <w:caps w:val="0"/>
          <w:color w:val="333333"/>
          <w:spacing w:val="0"/>
          <w:sz w:val="21"/>
          <w:szCs w:val="21"/>
          <w:shd w:val="clear" w:fill="FFFFFF"/>
        </w:rPr>
        <w:fldChar w:fldCharType="separate"/>
      </w:r>
      <w:r>
        <w:rPr>
          <w:rFonts w:hint="default" w:ascii="Arial" w:hAnsi="Arial" w:eastAsia="宋体" w:cs="Arial"/>
          <w:b w:val="0"/>
          <w:i w:val="0"/>
          <w:caps w:val="0"/>
          <w:color w:val="333333"/>
          <w:spacing w:val="0"/>
          <w:sz w:val="21"/>
          <w:szCs w:val="21"/>
          <w:shd w:val="clear" w:fill="FFFFFF"/>
        </w:rPr>
        <w:drawing>
          <wp:inline distT="0" distB="0" distL="114300" distR="114300">
            <wp:extent cx="304800" cy="304800"/>
            <wp:effectExtent l="0" t="0" r="0" b="0"/>
            <wp:docPr id="215" name="图片 130" descr="IMG_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130" descr="IMG_385"/>
                    <pic:cNvPicPr>
                      <a:picLocks noChangeAspect="1"/>
                    </pic:cNvPicPr>
                  </pic:nvPicPr>
                  <pic:blipFill>
                    <a:blip r:embed="rId102" r:link="rId10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sz w:val="21"/>
          <w:szCs w:val="21"/>
          <w:shd w:val="clear" w:fill="FFFFFF"/>
        </w:rPr>
        <w:fldChar w:fldCharType="end"/>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t>    这样，</w:t>
      </w:r>
      <w:r>
        <w:rPr>
          <w:rFonts w:hint="default" w:ascii="Tahoma" w:hAnsi="Tahoma" w:eastAsia="Tahoma" w:cs="Tahoma"/>
          <w:b w:val="0"/>
          <w:i w:val="0"/>
          <w:caps w:val="0"/>
          <w:color w:val="333333"/>
          <w:spacing w:val="0"/>
          <w:kern w:val="0"/>
          <w:sz w:val="21"/>
          <w:szCs w:val="21"/>
          <w:shd w:val="clear" w:fill="FFFFFF"/>
          <w:lang w:val="en-US" w:eastAsia="zh-CN" w:bidi="ar"/>
        </w:rPr>
        <w:t>求出了</w:t>
      </w:r>
      <w:r>
        <w:rPr>
          <w:rFonts w:hint="default" w:ascii="Tahoma" w:hAnsi="Tahoma" w:eastAsia="Tahoma" w:cs="Tahoma"/>
          <w:b w:val="0"/>
          <w:i w:val="0"/>
          <w:caps w:val="0"/>
          <w:color w:val="333333"/>
          <w:spacing w:val="0"/>
          <w:kern w:val="0"/>
          <w:sz w:val="21"/>
          <w:szCs w:val="21"/>
          <w:shd w:val="clear" w:fill="FFFFFF"/>
          <w:lang w:val="en-US" w:eastAsia="zh-CN" w:bidi="ar"/>
        </w:rPr>
        <w:fldChar w:fldCharType="begin"/>
      </w:r>
      <w:r>
        <w:rPr>
          <w:rFonts w:hint="default" w:ascii="Tahoma" w:hAnsi="Tahoma" w:eastAsia="Tahoma" w:cs="Tahoma"/>
          <w:b w:val="0"/>
          <w:i w:val="0"/>
          <w:caps w:val="0"/>
          <w:color w:val="333333"/>
          <w:spacing w:val="0"/>
          <w:kern w:val="0"/>
          <w:sz w:val="21"/>
          <w:szCs w:val="21"/>
          <w:shd w:val="clear" w:fill="FFFFFF"/>
          <w:lang w:val="en-US" w:eastAsia="zh-CN" w:bidi="ar"/>
        </w:rPr>
        <w:instrText xml:space="preserve">INCLUDEPICTURE \d "http://img.blog.csdn.net/20131111195824031" \* MERGEFORMATINET </w:instrText>
      </w:r>
      <w:r>
        <w:rPr>
          <w:rFonts w:hint="default" w:ascii="Tahoma" w:hAnsi="Tahoma" w:eastAsia="Tahoma" w:cs="Tahoma"/>
          <w:b w:val="0"/>
          <w:i w:val="0"/>
          <w:caps w:val="0"/>
          <w:color w:val="333333"/>
          <w:spacing w:val="0"/>
          <w:kern w:val="0"/>
          <w:sz w:val="21"/>
          <w:szCs w:val="21"/>
          <w:shd w:val="clear" w:fill="FFFFFF"/>
          <w:lang w:val="en-US" w:eastAsia="zh-CN" w:bidi="ar"/>
        </w:rPr>
        <w:fldChar w:fldCharType="separate"/>
      </w:r>
      <w:r>
        <w:rPr>
          <w:rFonts w:hint="default" w:ascii="Tahoma" w:hAnsi="Tahoma" w:eastAsia="Tahoma" w:cs="Tahoma"/>
          <w:b w:val="0"/>
          <w:i w:val="0"/>
          <w:caps w:val="0"/>
          <w:color w:val="333333"/>
          <w:spacing w:val="0"/>
          <w:kern w:val="0"/>
          <w:sz w:val="21"/>
          <w:szCs w:val="21"/>
          <w:shd w:val="clear" w:fill="FFFFFF"/>
          <w:lang w:val="en-US" w:eastAsia="zh-CN" w:bidi="ar"/>
        </w:rPr>
        <w:drawing>
          <wp:inline distT="0" distB="0" distL="114300" distR="114300">
            <wp:extent cx="219075" cy="152400"/>
            <wp:effectExtent l="0" t="0" r="9525" b="0"/>
            <wp:docPr id="204" name="图片 131" descr="IMG_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131" descr="IMG_386"/>
                    <pic:cNvPicPr>
                      <a:picLocks noChangeAspect="1"/>
                    </pic:cNvPicPr>
                  </pic:nvPicPr>
                  <pic:blipFill>
                    <a:blip r:embed="rId128" r:link="rId129"/>
                    <a:stretch>
                      <a:fillRect/>
                    </a:stretch>
                  </pic:blipFill>
                  <pic:spPr>
                    <a:xfrm>
                      <a:off x="0" y="0"/>
                      <a:ext cx="219075" cy="1524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kern w:val="0"/>
          <w:sz w:val="21"/>
          <w:szCs w:val="21"/>
          <w:shd w:val="clear" w:fill="FFFFFF"/>
          <w:lang w:val="en-US" w:eastAsia="zh-CN" w:bidi="ar"/>
        </w:rPr>
        <w:fldChar w:fldCharType="end"/>
      </w:r>
      <w:r>
        <w:rPr>
          <w:rFonts w:hint="default" w:ascii="Tahoma" w:hAnsi="Tahoma" w:eastAsia="Tahoma" w:cs="Tahoma"/>
          <w:b w:val="0"/>
          <w:i w:val="0"/>
          <w:caps w:val="0"/>
          <w:color w:val="333333"/>
          <w:spacing w:val="0"/>
          <w:kern w:val="0"/>
          <w:sz w:val="21"/>
          <w:szCs w:val="21"/>
          <w:shd w:val="clear" w:fill="FFFFFF"/>
          <w:lang w:val="en-US" w:eastAsia="zh-CN" w:bidi="ar"/>
        </w:rPr>
        <w:fldChar w:fldCharType="begin"/>
      </w:r>
      <w:r>
        <w:rPr>
          <w:rFonts w:hint="default" w:ascii="Tahoma" w:hAnsi="Tahoma" w:eastAsia="Tahoma" w:cs="Tahoma"/>
          <w:b w:val="0"/>
          <w:i w:val="0"/>
          <w:caps w:val="0"/>
          <w:color w:val="333333"/>
          <w:spacing w:val="0"/>
          <w:kern w:val="0"/>
          <w:sz w:val="21"/>
          <w:szCs w:val="21"/>
          <w:shd w:val="clear" w:fill="FFFFFF"/>
          <w:lang w:val="en-US" w:eastAsia="zh-CN" w:bidi="ar"/>
        </w:rPr>
        <w:instrText xml:space="preserve">INCLUDEPICTURE \d "D:\\Users\\FLOYD\\AppData\\Local\\Temp\\TempPic\\ISIS[}]AELU1H]9N1JXKYGT.tmp" \* MERGEFORMATINET </w:instrText>
      </w:r>
      <w:r>
        <w:rPr>
          <w:rFonts w:hint="default" w:ascii="Tahoma" w:hAnsi="Tahoma" w:eastAsia="Tahoma" w:cs="Tahoma"/>
          <w:b w:val="0"/>
          <w:i w:val="0"/>
          <w:caps w:val="0"/>
          <w:color w:val="333333"/>
          <w:spacing w:val="0"/>
          <w:kern w:val="0"/>
          <w:sz w:val="21"/>
          <w:szCs w:val="21"/>
          <w:shd w:val="clear" w:fill="FFFFFF"/>
          <w:lang w:val="en-US" w:eastAsia="zh-CN" w:bidi="ar"/>
        </w:rPr>
        <w:fldChar w:fldCharType="separate"/>
      </w:r>
      <w:r>
        <w:rPr>
          <w:rFonts w:hint="default" w:ascii="Tahoma" w:hAnsi="Tahoma" w:eastAsia="Tahoma" w:cs="Tahoma"/>
          <w:b w:val="0"/>
          <w:i w:val="0"/>
          <w:caps w:val="0"/>
          <w:color w:val="333333"/>
          <w:spacing w:val="0"/>
          <w:kern w:val="0"/>
          <w:sz w:val="21"/>
          <w:szCs w:val="21"/>
          <w:shd w:val="clear" w:fill="FFFFFF"/>
          <w:lang w:val="en-US" w:eastAsia="zh-CN" w:bidi="ar"/>
        </w:rPr>
        <w:drawing>
          <wp:inline distT="0" distB="0" distL="114300" distR="114300">
            <wp:extent cx="304800" cy="304800"/>
            <wp:effectExtent l="0" t="0" r="0" b="0"/>
            <wp:docPr id="214" name="图片 132" descr="IMG_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132" descr="IMG_387"/>
                    <pic:cNvPicPr>
                      <a:picLocks noChangeAspect="1"/>
                    </pic:cNvPicPr>
                  </pic:nvPicPr>
                  <pic:blipFill>
                    <a:blip r:embed="rId102" r:link="rId103"/>
                    <a:stretch>
                      <a:fillRect/>
                    </a:stretch>
                  </pic:blipFill>
                  <pic:spPr>
                    <a:xfrm>
                      <a:off x="0" y="0"/>
                      <a:ext cx="304800" cy="3048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kern w:val="0"/>
          <w:sz w:val="21"/>
          <w:szCs w:val="21"/>
          <w:shd w:val="clear" w:fill="FFFFFF"/>
          <w:lang w:val="en-US" w:eastAsia="zh-CN" w:bidi="ar"/>
        </w:rPr>
        <w:fldChar w:fldCharType="end"/>
      </w:r>
      <w:r>
        <w:rPr>
          <w:rFonts w:hint="default" w:ascii="Tahoma" w:hAnsi="Tahoma" w:eastAsia="Tahoma" w:cs="Tahoma"/>
          <w:b w:val="0"/>
          <w:i w:val="0"/>
          <w:caps w:val="0"/>
          <w:color w:val="333333"/>
          <w:spacing w:val="0"/>
          <w:kern w:val="0"/>
          <w:sz w:val="21"/>
          <w:szCs w:val="21"/>
          <w:shd w:val="clear" w:fill="FFFFFF"/>
          <w:lang w:val="en-US" w:eastAsia="zh-CN" w:bidi="ar"/>
        </w:rPr>
        <w:t>，根据</w:t>
      </w:r>
      <w:r>
        <w:rPr>
          <w:rFonts w:hint="default" w:ascii="Tahoma" w:hAnsi="Tahoma" w:eastAsia="Tahoma" w:cs="Tahoma"/>
          <w:b w:val="0"/>
          <w:i w:val="0"/>
          <w:caps w:val="0"/>
          <w:color w:val="333333"/>
          <w:spacing w:val="0"/>
          <w:kern w:val="0"/>
          <w:sz w:val="21"/>
          <w:szCs w:val="21"/>
          <w:shd w:val="clear" w:fill="FFFFFF"/>
          <w:lang w:val="en-US" w:eastAsia="zh-CN" w:bidi="ar"/>
        </w:rPr>
        <w:fldChar w:fldCharType="begin"/>
      </w:r>
      <w:r>
        <w:rPr>
          <w:rFonts w:hint="default" w:ascii="Tahoma" w:hAnsi="Tahoma" w:eastAsia="Tahoma" w:cs="Tahoma"/>
          <w:b w:val="0"/>
          <w:i w:val="0"/>
          <w:caps w:val="0"/>
          <w:color w:val="333333"/>
          <w:spacing w:val="0"/>
          <w:kern w:val="0"/>
          <w:sz w:val="21"/>
          <w:szCs w:val="21"/>
          <w:shd w:val="clear" w:fill="FFFFFF"/>
          <w:lang w:val="en-US" w:eastAsia="zh-CN" w:bidi="ar"/>
        </w:rPr>
        <w:instrText xml:space="preserve">INCLUDEPICTURE \d "http://img.my.csdn.net/uploads/201301/11/1357838666_9138.jpg" \* MERGEFORMATINET </w:instrText>
      </w:r>
      <w:r>
        <w:rPr>
          <w:rFonts w:hint="default" w:ascii="Tahoma" w:hAnsi="Tahoma" w:eastAsia="Tahoma" w:cs="Tahoma"/>
          <w:b w:val="0"/>
          <w:i w:val="0"/>
          <w:caps w:val="0"/>
          <w:color w:val="333333"/>
          <w:spacing w:val="0"/>
          <w:kern w:val="0"/>
          <w:sz w:val="21"/>
          <w:szCs w:val="21"/>
          <w:shd w:val="clear" w:fill="FFFFFF"/>
          <w:lang w:val="en-US" w:eastAsia="zh-CN" w:bidi="ar"/>
        </w:rPr>
        <w:fldChar w:fldCharType="separate"/>
      </w:r>
      <w:r>
        <w:rPr>
          <w:rFonts w:hint="default" w:ascii="Tahoma" w:hAnsi="Tahoma" w:eastAsia="Tahoma" w:cs="Tahoma"/>
          <w:b w:val="0"/>
          <w:i w:val="0"/>
          <w:caps w:val="0"/>
          <w:color w:val="333333"/>
          <w:spacing w:val="0"/>
          <w:kern w:val="0"/>
          <w:sz w:val="21"/>
          <w:szCs w:val="21"/>
          <w:shd w:val="clear" w:fill="FFFFFF"/>
          <w:lang w:val="en-US" w:eastAsia="zh-CN" w:bidi="ar"/>
        </w:rPr>
        <w:drawing>
          <wp:inline distT="0" distB="0" distL="114300" distR="114300">
            <wp:extent cx="1247775" cy="495300"/>
            <wp:effectExtent l="0" t="0" r="9525" b="0"/>
            <wp:docPr id="208" name="图片 133" descr="IMG_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133" descr="IMG_388"/>
                    <pic:cNvPicPr>
                      <a:picLocks noChangeAspect="1"/>
                    </pic:cNvPicPr>
                  </pic:nvPicPr>
                  <pic:blipFill>
                    <a:blip r:embed="rId144" r:link="rId145"/>
                    <a:stretch>
                      <a:fillRect/>
                    </a:stretch>
                  </pic:blipFill>
                  <pic:spPr>
                    <a:xfrm>
                      <a:off x="0" y="0"/>
                      <a:ext cx="1247775" cy="4953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kern w:val="0"/>
          <w:sz w:val="21"/>
          <w:szCs w:val="21"/>
          <w:shd w:val="clear" w:fill="FFFFFF"/>
          <w:lang w:val="en-US" w:eastAsia="zh-CN" w:bidi="ar"/>
        </w:rPr>
        <w:fldChar w:fldCharType="end"/>
      </w:r>
      <w:r>
        <w:rPr>
          <w:rFonts w:hint="default" w:ascii="Tahoma" w:hAnsi="Tahoma" w:eastAsia="Tahoma" w:cs="Tahoma"/>
          <w:b w:val="0"/>
          <w:i w:val="0"/>
          <w:caps w:val="0"/>
          <w:color w:val="333333"/>
          <w:spacing w:val="0"/>
          <w:kern w:val="0"/>
          <w:sz w:val="21"/>
          <w:szCs w:val="21"/>
          <w:shd w:val="clear" w:fill="FFFFFF"/>
          <w:lang w:val="en-US" w:eastAsia="zh-CN" w:bidi="ar"/>
        </w:rPr>
        <w:t>，</w:t>
      </w:r>
      <w:r>
        <w:rPr>
          <w:rFonts w:hint="default" w:ascii="Tahoma" w:hAnsi="Tahoma" w:eastAsia="Tahoma" w:cs="Tahoma"/>
          <w:b w:val="0"/>
          <w:i w:val="0"/>
          <w:caps w:val="0"/>
          <w:color w:val="333333"/>
          <w:spacing w:val="0"/>
          <w:kern w:val="0"/>
          <w:sz w:val="21"/>
          <w:szCs w:val="21"/>
          <w:shd w:val="clear" w:fill="FFFFFF"/>
          <w:lang w:val="en-US" w:eastAsia="zh-CN" w:bidi="ar"/>
        </w:rPr>
        <w:fldChar w:fldCharType="begin"/>
      </w:r>
      <w:r>
        <w:rPr>
          <w:rFonts w:hint="default" w:ascii="Tahoma" w:hAnsi="Tahoma" w:eastAsia="Tahoma" w:cs="Tahoma"/>
          <w:b w:val="0"/>
          <w:i w:val="0"/>
          <w:caps w:val="0"/>
          <w:color w:val="333333"/>
          <w:spacing w:val="0"/>
          <w:kern w:val="0"/>
          <w:sz w:val="21"/>
          <w:szCs w:val="21"/>
          <w:shd w:val="clear" w:fill="FFFFFF"/>
          <w:lang w:val="en-US" w:eastAsia="zh-CN" w:bidi="ar"/>
        </w:rPr>
        <w:instrText xml:space="preserve">INCLUDEPICTURE \d "D:\\Users\\FLOYD\\AppData\\Local\\Temp\\TempPic\\)U$34K_@{(E](F44OFBE]@M.tmp" \* MERGEFORMATINET </w:instrText>
      </w:r>
      <w:r>
        <w:rPr>
          <w:rFonts w:hint="default" w:ascii="Tahoma" w:hAnsi="Tahoma" w:eastAsia="Tahoma" w:cs="Tahoma"/>
          <w:b w:val="0"/>
          <w:i w:val="0"/>
          <w:caps w:val="0"/>
          <w:color w:val="333333"/>
          <w:spacing w:val="0"/>
          <w:kern w:val="0"/>
          <w:sz w:val="21"/>
          <w:szCs w:val="21"/>
          <w:shd w:val="clear" w:fill="FFFFFF"/>
          <w:lang w:val="en-US" w:eastAsia="zh-CN" w:bidi="ar"/>
        </w:rPr>
        <w:fldChar w:fldCharType="separate"/>
      </w:r>
      <w:r>
        <w:rPr>
          <w:rFonts w:hint="default" w:ascii="Tahoma" w:hAnsi="Tahoma" w:eastAsia="Tahoma" w:cs="Tahoma"/>
          <w:b w:val="0"/>
          <w:i w:val="0"/>
          <w:caps w:val="0"/>
          <w:color w:val="333333"/>
          <w:spacing w:val="0"/>
          <w:kern w:val="0"/>
          <w:sz w:val="21"/>
          <w:szCs w:val="21"/>
          <w:shd w:val="clear" w:fill="FFFFFF"/>
          <w:lang w:val="en-US" w:eastAsia="zh-CN" w:bidi="ar"/>
        </w:rPr>
        <w:drawing>
          <wp:inline distT="0" distB="0" distL="114300" distR="114300">
            <wp:extent cx="304800" cy="304800"/>
            <wp:effectExtent l="0" t="0" r="0" b="0"/>
            <wp:docPr id="206" name="图片 134" descr="IMG_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134" descr="IMG_389"/>
                    <pic:cNvPicPr>
                      <a:picLocks noChangeAspect="1"/>
                    </pic:cNvPicPr>
                  </pic:nvPicPr>
                  <pic:blipFill>
                    <a:blip r:embed="rId102" r:link="rId103"/>
                    <a:stretch>
                      <a:fillRect/>
                    </a:stretch>
                  </pic:blipFill>
                  <pic:spPr>
                    <a:xfrm>
                      <a:off x="0" y="0"/>
                      <a:ext cx="304800" cy="3048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kern w:val="0"/>
          <w:sz w:val="21"/>
          <w:szCs w:val="21"/>
          <w:shd w:val="clear" w:fill="FFFFFF"/>
          <w:lang w:val="en-US" w:eastAsia="zh-CN" w:bidi="ar"/>
        </w:rPr>
        <w:fldChar w:fldCharType="end"/>
      </w:r>
      <w:r>
        <w:rPr>
          <w:rFonts w:hint="default" w:ascii="Tahoma" w:hAnsi="Tahoma" w:eastAsia="Tahoma" w:cs="Tahoma"/>
          <w:b w:val="0"/>
          <w:i w:val="0"/>
          <w:caps w:val="0"/>
          <w:color w:val="333333"/>
          <w:spacing w:val="0"/>
          <w:kern w:val="0"/>
          <w:sz w:val="21"/>
          <w:szCs w:val="21"/>
          <w:shd w:val="clear" w:fill="FFFFFF"/>
          <w:lang w:val="en-US" w:eastAsia="zh-CN" w:bidi="ar"/>
        </w:rPr>
        <w:t>即可求出w，然后通过</w:t>
      </w:r>
      <w:r>
        <w:rPr>
          <w:rFonts w:hint="default" w:ascii="Tahoma" w:hAnsi="Tahoma" w:eastAsia="Tahoma" w:cs="Tahoma"/>
          <w:b w:val="0"/>
          <w:i w:val="0"/>
          <w:caps w:val="0"/>
          <w:color w:val="333333"/>
          <w:spacing w:val="0"/>
          <w:kern w:val="0"/>
          <w:sz w:val="21"/>
          <w:szCs w:val="21"/>
          <w:shd w:val="clear" w:fill="FFFFFF"/>
          <w:lang w:val="en-US" w:eastAsia="zh-CN" w:bidi="ar"/>
        </w:rPr>
        <w:fldChar w:fldCharType="begin"/>
      </w:r>
      <w:r>
        <w:rPr>
          <w:rFonts w:hint="default" w:ascii="Tahoma" w:hAnsi="Tahoma" w:eastAsia="Tahoma" w:cs="Tahoma"/>
          <w:b w:val="0"/>
          <w:i w:val="0"/>
          <w:caps w:val="0"/>
          <w:color w:val="333333"/>
          <w:spacing w:val="0"/>
          <w:kern w:val="0"/>
          <w:sz w:val="21"/>
          <w:szCs w:val="21"/>
          <w:shd w:val="clear" w:fill="FFFFFF"/>
          <w:lang w:val="en-US" w:eastAsia="zh-CN" w:bidi="ar"/>
        </w:rPr>
        <w:instrText xml:space="preserve">INCLUDEPICTURE \d "http://img.my.csdn.net/uploads/201301/11/1357838696_3314.png" \* MERGEFORMATINET </w:instrText>
      </w:r>
      <w:r>
        <w:rPr>
          <w:rFonts w:hint="default" w:ascii="Tahoma" w:hAnsi="Tahoma" w:eastAsia="Tahoma" w:cs="Tahoma"/>
          <w:b w:val="0"/>
          <w:i w:val="0"/>
          <w:caps w:val="0"/>
          <w:color w:val="333333"/>
          <w:spacing w:val="0"/>
          <w:kern w:val="0"/>
          <w:sz w:val="21"/>
          <w:szCs w:val="21"/>
          <w:shd w:val="clear" w:fill="FFFFFF"/>
          <w:lang w:val="en-US" w:eastAsia="zh-CN" w:bidi="ar"/>
        </w:rPr>
        <w:fldChar w:fldCharType="separate"/>
      </w:r>
      <w:r>
        <w:rPr>
          <w:rFonts w:hint="default" w:ascii="Tahoma" w:hAnsi="Tahoma" w:eastAsia="Tahoma" w:cs="Tahoma"/>
          <w:b w:val="0"/>
          <w:i w:val="0"/>
          <w:caps w:val="0"/>
          <w:color w:val="333333"/>
          <w:spacing w:val="0"/>
          <w:kern w:val="0"/>
          <w:sz w:val="21"/>
          <w:szCs w:val="21"/>
          <w:shd w:val="clear" w:fill="FFFFFF"/>
          <w:lang w:val="en-US" w:eastAsia="zh-CN" w:bidi="ar"/>
        </w:rPr>
        <w:drawing>
          <wp:inline distT="0" distB="0" distL="114300" distR="114300">
            <wp:extent cx="3590925" cy="438150"/>
            <wp:effectExtent l="0" t="0" r="9525" b="0"/>
            <wp:docPr id="213" name="图片 135" descr="IMG_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135" descr="IMG_390"/>
                    <pic:cNvPicPr>
                      <a:picLocks noChangeAspect="1"/>
                    </pic:cNvPicPr>
                  </pic:nvPicPr>
                  <pic:blipFill>
                    <a:blip r:embed="rId146" r:link="rId147"/>
                    <a:stretch>
                      <a:fillRect/>
                    </a:stretch>
                  </pic:blipFill>
                  <pic:spPr>
                    <a:xfrm>
                      <a:off x="0" y="0"/>
                      <a:ext cx="3590925" cy="43815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kern w:val="0"/>
          <w:sz w:val="21"/>
          <w:szCs w:val="21"/>
          <w:shd w:val="clear" w:fill="FFFFFF"/>
          <w:lang w:val="en-US" w:eastAsia="zh-CN" w:bidi="ar"/>
        </w:rPr>
        <w:fldChar w:fldCharType="end"/>
      </w:r>
      <w:r>
        <w:rPr>
          <w:rFonts w:hint="default" w:ascii="Tahoma" w:hAnsi="Tahoma" w:eastAsia="Tahoma" w:cs="Tahoma"/>
          <w:b w:val="0"/>
          <w:i w:val="0"/>
          <w:caps w:val="0"/>
          <w:color w:val="333333"/>
          <w:spacing w:val="0"/>
          <w:kern w:val="0"/>
          <w:sz w:val="21"/>
          <w:szCs w:val="21"/>
          <w:shd w:val="clear" w:fill="FFFFFF"/>
          <w:lang w:val="en-US" w:eastAsia="zh-CN" w:bidi="ar"/>
        </w:rPr>
        <w:t>，即可求出b，</w:t>
      </w:r>
      <w:r>
        <w:rPr>
          <w:rFonts w:hint="default" w:ascii="Arial" w:hAnsi="Arial" w:eastAsia="宋体" w:cs="Arial"/>
          <w:b w:val="0"/>
          <w:i w:val="0"/>
          <w:caps w:val="0"/>
          <w:color w:val="333333"/>
          <w:spacing w:val="0"/>
          <w:kern w:val="0"/>
          <w:sz w:val="21"/>
          <w:szCs w:val="21"/>
          <w:shd w:val="clear" w:fill="FFFFFF"/>
          <w:lang w:val="en-US" w:eastAsia="zh-CN" w:bidi="ar"/>
        </w:rPr>
        <w:t>最终得出分离超平面和分类决策函数。</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w:t>
      </w:r>
      <w:r>
        <w:rPr>
          <w:rStyle w:val="8"/>
          <w:rFonts w:hint="default" w:ascii="Arial" w:hAnsi="Arial" w:cs="Arial"/>
          <w:i w:val="0"/>
          <w:caps w:val="0"/>
          <w:color w:val="333333"/>
          <w:spacing w:val="0"/>
          <w:sz w:val="21"/>
          <w:szCs w:val="21"/>
          <w:shd w:val="clear" w:fill="FFFFFF"/>
        </w:rPr>
        <w:t>（3）</w:t>
      </w:r>
      <w:r>
        <w:rPr>
          <w:rFonts w:hint="eastAsia" w:ascii="宋体" w:hAnsi="宋体" w:eastAsia="宋体" w:cs="宋体"/>
          <w:b w:val="0"/>
          <w:i w:val="0"/>
          <w:caps w:val="0"/>
          <w:color w:val="333333"/>
          <w:spacing w:val="0"/>
          <w:sz w:val="21"/>
          <w:szCs w:val="21"/>
          <w:shd w:val="clear" w:fill="FFFFFF"/>
        </w:rPr>
        <w:t>在求得</w:t>
      </w:r>
      <w:r>
        <w:rPr>
          <w:rFonts w:hint="default" w:ascii="Arial" w:hAnsi="Arial" w:cs="Arial"/>
          <w:b w:val="0"/>
          <w:i w:val="0"/>
          <w:caps w:val="0"/>
          <w:color w:val="333333"/>
          <w:spacing w:val="0"/>
          <w:sz w:val="21"/>
          <w:szCs w:val="21"/>
          <w:shd w:val="clear" w:fill="FFFFFF"/>
        </w:rPr>
        <w:t>L(w, b, a) </w:t>
      </w:r>
      <w:r>
        <w:rPr>
          <w:rFonts w:hint="eastAsia" w:ascii="宋体" w:hAnsi="宋体" w:eastAsia="宋体" w:cs="宋体"/>
          <w:b w:val="0"/>
          <w:i w:val="0"/>
          <w:caps w:val="0"/>
          <w:color w:val="333333"/>
          <w:spacing w:val="0"/>
          <w:sz w:val="21"/>
          <w:szCs w:val="21"/>
          <w:shd w:val="clear" w:fill="FFFFFF"/>
        </w:rPr>
        <w:t>关于 </w:t>
      </w:r>
      <w:r>
        <w:rPr>
          <w:rFonts w:hint="default" w:ascii="Times New Roman" w:hAnsi="Times New Roman" w:cs="Times New Roman"/>
          <w:b w:val="0"/>
          <w:i w:val="0"/>
          <w:caps w:val="0"/>
          <w:color w:val="333333"/>
          <w:spacing w:val="0"/>
          <w:sz w:val="21"/>
          <w:szCs w:val="21"/>
          <w:shd w:val="clear" w:fill="FFFFFF"/>
        </w:rPr>
        <w:t>w </w:t>
      </w:r>
      <w:r>
        <w:rPr>
          <w:rFonts w:hint="eastAsia" w:ascii="宋体" w:hAnsi="宋体" w:eastAsia="宋体" w:cs="宋体"/>
          <w:b w:val="0"/>
          <w:i w:val="0"/>
          <w:caps w:val="0"/>
          <w:color w:val="333333"/>
          <w:spacing w:val="0"/>
          <w:sz w:val="21"/>
          <w:szCs w:val="21"/>
          <w:shd w:val="clear" w:fill="FFFFFF"/>
        </w:rPr>
        <w:t>和 </w:t>
      </w:r>
      <w:r>
        <w:rPr>
          <w:rFonts w:hint="default" w:ascii="Times New Roman" w:hAnsi="Times New Roman" w:cs="Times New Roman"/>
          <w:b w:val="0"/>
          <w:i w:val="0"/>
          <w:caps w:val="0"/>
          <w:color w:val="333333"/>
          <w:spacing w:val="0"/>
          <w:sz w:val="21"/>
          <w:szCs w:val="21"/>
          <w:shd w:val="clear" w:fill="FFFFFF"/>
        </w:rPr>
        <w:t>b </w:t>
      </w:r>
      <w:r>
        <w:rPr>
          <w:rFonts w:hint="eastAsia" w:ascii="宋体" w:hAnsi="宋体" w:eastAsia="宋体" w:cs="宋体"/>
          <w:b w:val="0"/>
          <w:i w:val="0"/>
          <w:caps w:val="0"/>
          <w:color w:val="333333"/>
          <w:spacing w:val="0"/>
          <w:sz w:val="21"/>
          <w:szCs w:val="21"/>
          <w:shd w:val="clear" w:fill="FFFFFF"/>
        </w:rPr>
        <w:t>最小化，</w:t>
      </w:r>
      <w:r>
        <w:rPr>
          <w:rFonts w:hint="default" w:ascii="Arial" w:hAnsi="Arial" w:cs="Arial"/>
          <w:b w:val="0"/>
          <w:i w:val="0"/>
          <w:caps w:val="0"/>
          <w:color w:val="333333"/>
          <w:spacing w:val="0"/>
          <w:sz w:val="21"/>
          <w:szCs w:val="21"/>
          <w:shd w:val="clear" w:fill="FFFFFF"/>
        </w:rPr>
        <w:t>以及对</w:t>
      </w:r>
      <w:r>
        <w:rPr>
          <w:rFonts w:hint="default" w:ascii="MathJax_Math" w:hAnsi="MathJax_Math" w:eastAsia="MathJax_Math" w:cs="MathJax_Math"/>
          <w:b/>
          <w:i/>
          <w:caps w:val="0"/>
          <w:color w:val="993399"/>
          <w:spacing w:val="0"/>
          <w:sz w:val="28"/>
          <w:szCs w:val="28"/>
          <w:shd w:val="clear" w:fill="FFFFFF"/>
        </w:rPr>
        <w:fldChar w:fldCharType="begin"/>
      </w:r>
      <w:r>
        <w:rPr>
          <w:rFonts w:hint="default" w:ascii="MathJax_Math" w:hAnsi="MathJax_Math" w:eastAsia="MathJax_Math" w:cs="MathJax_Math"/>
          <w:b/>
          <w:i/>
          <w:caps w:val="0"/>
          <w:color w:val="993399"/>
          <w:spacing w:val="0"/>
          <w:sz w:val="28"/>
          <w:szCs w:val="28"/>
          <w:shd w:val="clear" w:fill="FFFFFF"/>
        </w:rPr>
        <w:instrText xml:space="preserve">INCLUDEPICTURE \d "http://img.blog.csdn.net/20131111195836468" \* MERGEFORMATINET </w:instrText>
      </w:r>
      <w:r>
        <w:rPr>
          <w:rFonts w:hint="default" w:ascii="MathJax_Math" w:hAnsi="MathJax_Math" w:eastAsia="MathJax_Math" w:cs="MathJax_Math"/>
          <w:b/>
          <w:i/>
          <w:caps w:val="0"/>
          <w:color w:val="993399"/>
          <w:spacing w:val="0"/>
          <w:sz w:val="28"/>
          <w:szCs w:val="28"/>
          <w:shd w:val="clear" w:fill="FFFFFF"/>
        </w:rPr>
        <w:fldChar w:fldCharType="separate"/>
      </w:r>
      <w:r>
        <w:rPr>
          <w:rFonts w:hint="default" w:ascii="MathJax_Math" w:hAnsi="MathJax_Math" w:eastAsia="MathJax_Math" w:cs="MathJax_Math"/>
          <w:b/>
          <w:i/>
          <w:caps w:val="0"/>
          <w:color w:val="993399"/>
          <w:spacing w:val="0"/>
          <w:sz w:val="28"/>
          <w:szCs w:val="28"/>
          <w:shd w:val="clear" w:fill="FFFFFF"/>
        </w:rPr>
        <w:drawing>
          <wp:inline distT="0" distB="0" distL="114300" distR="114300">
            <wp:extent cx="142875" cy="152400"/>
            <wp:effectExtent l="0" t="0" r="9525" b="0"/>
            <wp:docPr id="207" name="图片 136" descr="IMG_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136" descr="IMG_391"/>
                    <pic:cNvPicPr>
                      <a:picLocks noChangeAspect="1"/>
                    </pic:cNvPicPr>
                  </pic:nvPicPr>
                  <pic:blipFill>
                    <a:blip r:embed="rId110" r:link="rId111"/>
                    <a:stretch>
                      <a:fillRect/>
                    </a:stretch>
                  </pic:blipFill>
                  <pic:spPr>
                    <a:xfrm>
                      <a:off x="0" y="0"/>
                      <a:ext cx="142875" cy="152400"/>
                    </a:xfrm>
                    <a:prstGeom prst="rect">
                      <a:avLst/>
                    </a:prstGeom>
                    <a:noFill/>
                    <a:ln w="9525">
                      <a:noFill/>
                      <a:miter/>
                    </a:ln>
                  </pic:spPr>
                </pic:pic>
              </a:graphicData>
            </a:graphic>
          </wp:inline>
        </w:drawing>
      </w:r>
      <w:r>
        <w:rPr>
          <w:rFonts w:hint="default" w:ascii="MathJax_Math" w:hAnsi="MathJax_Math" w:eastAsia="MathJax_Math" w:cs="MathJax_Math"/>
          <w:b/>
          <w:i/>
          <w:caps w:val="0"/>
          <w:color w:val="993399"/>
          <w:spacing w:val="0"/>
          <w:sz w:val="28"/>
          <w:szCs w:val="28"/>
          <w:shd w:val="clear" w:fill="FFFFFF"/>
        </w:rPr>
        <w:fldChar w:fldCharType="end"/>
      </w:r>
      <w:r>
        <w:rPr>
          <w:rFonts w:hint="default" w:ascii="Arial" w:hAnsi="Arial" w:cs="Arial"/>
          <w:b w:val="0"/>
          <w:i w:val="0"/>
          <w:caps w:val="0"/>
          <w:color w:val="333333"/>
          <w:spacing w:val="0"/>
          <w:sz w:val="21"/>
          <w:szCs w:val="21"/>
          <w:shd w:val="clear" w:fill="FFFFFF"/>
        </w:rPr>
        <w:t>的极大之后，最后一步则可以利用</w:t>
      </w:r>
      <w:r>
        <w:rPr>
          <w:rFonts w:hint="default" w:ascii="Times New Roman" w:hAnsi="Times New Roman" w:cs="Times New Roman"/>
          <w:b w:val="0"/>
          <w:i w:val="0"/>
          <w:caps w:val="0"/>
          <w:color w:val="333333"/>
          <w:spacing w:val="0"/>
          <w:sz w:val="21"/>
          <w:szCs w:val="21"/>
          <w:shd w:val="clear" w:fill="FFFFFF"/>
        </w:rPr>
        <w:t>SMO</w:t>
      </w:r>
      <w:r>
        <w:rPr>
          <w:rFonts w:hint="eastAsia" w:ascii="宋体" w:hAnsi="宋体" w:eastAsia="宋体" w:cs="宋体"/>
          <w:b w:val="0"/>
          <w:i w:val="0"/>
          <w:caps w:val="0"/>
          <w:color w:val="333333"/>
          <w:spacing w:val="0"/>
          <w:sz w:val="21"/>
          <w:szCs w:val="21"/>
          <w:shd w:val="clear" w:fill="FFFFFF"/>
        </w:rPr>
        <w:t>算法求解对偶问题中的拉格朗日乘子</w:t>
      </w:r>
      <w:r>
        <w:rPr>
          <w:rFonts w:hint="default" w:ascii="MathJax_Math" w:hAnsi="MathJax_Math" w:eastAsia="MathJax_Math" w:cs="MathJax_Math"/>
          <w:b/>
          <w:i/>
          <w:caps w:val="0"/>
          <w:color w:val="993399"/>
          <w:spacing w:val="0"/>
          <w:sz w:val="28"/>
          <w:szCs w:val="28"/>
          <w:shd w:val="clear" w:fill="FFFFFF"/>
        </w:rPr>
        <w:fldChar w:fldCharType="begin"/>
      </w:r>
      <w:r>
        <w:rPr>
          <w:rFonts w:hint="default" w:ascii="MathJax_Math" w:hAnsi="MathJax_Math" w:eastAsia="MathJax_Math" w:cs="MathJax_Math"/>
          <w:b/>
          <w:i/>
          <w:caps w:val="0"/>
          <w:color w:val="993399"/>
          <w:spacing w:val="0"/>
          <w:sz w:val="28"/>
          <w:szCs w:val="28"/>
          <w:shd w:val="clear" w:fill="FFFFFF"/>
        </w:rPr>
        <w:instrText xml:space="preserve">INCLUDEPICTURE \d "http://img.blog.csdn.net/20131111195836468" \* MERGEFORMATINET </w:instrText>
      </w:r>
      <w:r>
        <w:rPr>
          <w:rFonts w:hint="default" w:ascii="MathJax_Math" w:hAnsi="MathJax_Math" w:eastAsia="MathJax_Math" w:cs="MathJax_Math"/>
          <w:b/>
          <w:i/>
          <w:caps w:val="0"/>
          <w:color w:val="993399"/>
          <w:spacing w:val="0"/>
          <w:sz w:val="28"/>
          <w:szCs w:val="28"/>
          <w:shd w:val="clear" w:fill="FFFFFF"/>
        </w:rPr>
        <w:fldChar w:fldCharType="separate"/>
      </w:r>
      <w:r>
        <w:rPr>
          <w:rFonts w:hint="default" w:ascii="MathJax_Math" w:hAnsi="MathJax_Math" w:eastAsia="MathJax_Math" w:cs="MathJax_Math"/>
          <w:b/>
          <w:i/>
          <w:caps w:val="0"/>
          <w:color w:val="993399"/>
          <w:spacing w:val="0"/>
          <w:sz w:val="28"/>
          <w:szCs w:val="28"/>
          <w:shd w:val="clear" w:fill="FFFFFF"/>
        </w:rPr>
        <w:drawing>
          <wp:inline distT="0" distB="0" distL="114300" distR="114300">
            <wp:extent cx="142875" cy="152400"/>
            <wp:effectExtent l="0" t="0" r="9525" b="0"/>
            <wp:docPr id="203" name="图片 137" descr="IMG_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137" descr="IMG_392"/>
                    <pic:cNvPicPr>
                      <a:picLocks noChangeAspect="1"/>
                    </pic:cNvPicPr>
                  </pic:nvPicPr>
                  <pic:blipFill>
                    <a:blip r:embed="rId110" r:link="rId111"/>
                    <a:stretch>
                      <a:fillRect/>
                    </a:stretch>
                  </pic:blipFill>
                  <pic:spPr>
                    <a:xfrm>
                      <a:off x="0" y="0"/>
                      <a:ext cx="142875" cy="152400"/>
                    </a:xfrm>
                    <a:prstGeom prst="rect">
                      <a:avLst/>
                    </a:prstGeom>
                    <a:noFill/>
                    <a:ln w="9525">
                      <a:noFill/>
                      <a:miter/>
                    </a:ln>
                  </pic:spPr>
                </pic:pic>
              </a:graphicData>
            </a:graphic>
          </wp:inline>
        </w:drawing>
      </w:r>
      <w:r>
        <w:rPr>
          <w:rFonts w:hint="default" w:ascii="MathJax_Math" w:hAnsi="MathJax_Math" w:eastAsia="MathJax_Math" w:cs="MathJax_Math"/>
          <w:b/>
          <w:i/>
          <w:caps w:val="0"/>
          <w:color w:val="993399"/>
          <w:spacing w:val="0"/>
          <w:sz w:val="28"/>
          <w:szCs w:val="28"/>
          <w:shd w:val="clear" w:fill="FFFFFF"/>
        </w:rPr>
        <w:fldChar w:fldCharType="end"/>
      </w:r>
      <w:r>
        <w:rPr>
          <w:rFonts w:hint="eastAsia" w:ascii="宋体" w:hAnsi="宋体" w:eastAsia="宋体" w:cs="宋体"/>
          <w:b w:val="0"/>
          <w:i w:val="0"/>
          <w:caps w:val="0"/>
          <w:color w:val="333333"/>
          <w:spacing w:val="0"/>
          <w:sz w:val="21"/>
          <w:szCs w:val="21"/>
          <w:shd w:val="clear" w:fill="FFFFFF"/>
        </w:rPr>
        <w:t>。</w:t>
      </w:r>
    </w:p>
    <w:p>
      <w:pPr>
        <w:pStyle w:val="6"/>
        <w:keepNext w:val="0"/>
        <w:keepLines w:val="0"/>
        <w:widowControl/>
        <w:suppressLineNumbers w:val="0"/>
        <w:spacing w:line="390" w:lineRule="atLeast"/>
        <w:ind w:left="720" w:right="720"/>
        <w:jc w:val="left"/>
      </w:pPr>
      <w:r>
        <w:rPr>
          <w:rFonts w:hint="default" w:ascii="Arial" w:hAnsi="Arial" w:eastAsia="宋体" w:cs="Arial"/>
          <w:b w:val="0"/>
          <w:i w:val="0"/>
          <w:caps w:val="0"/>
          <w:color w:val="333333"/>
          <w:spacing w:val="0"/>
          <w:sz w:val="21"/>
          <w:szCs w:val="21"/>
          <w:shd w:val="clear" w:fill="FFFFFF"/>
        </w:rPr>
        <w:fldChar w:fldCharType="begin"/>
      </w:r>
      <w:r>
        <w:rPr>
          <w:rFonts w:hint="default" w:ascii="Arial" w:hAnsi="Arial" w:eastAsia="宋体" w:cs="Arial"/>
          <w:b w:val="0"/>
          <w:i w:val="0"/>
          <w:caps w:val="0"/>
          <w:color w:val="333333"/>
          <w:spacing w:val="0"/>
          <w:sz w:val="21"/>
          <w:szCs w:val="21"/>
          <w:shd w:val="clear" w:fill="FFFFFF"/>
        </w:rPr>
        <w:instrText xml:space="preserve">INCLUDEPICTURE \d "http://my.csdn.net/uploads/201206/02/1338605996_4659.jpg" \* MERGEFORMATINET </w:instrText>
      </w:r>
      <w:r>
        <w:rPr>
          <w:rFonts w:hint="default" w:ascii="Arial" w:hAnsi="Arial" w:eastAsia="宋体" w:cs="Arial"/>
          <w:b w:val="0"/>
          <w:i w:val="0"/>
          <w:caps w:val="0"/>
          <w:color w:val="333333"/>
          <w:spacing w:val="0"/>
          <w:sz w:val="21"/>
          <w:szCs w:val="21"/>
          <w:shd w:val="clear" w:fill="FFFFFF"/>
        </w:rPr>
        <w:fldChar w:fldCharType="separate"/>
      </w:r>
      <w:r>
        <w:rPr>
          <w:rFonts w:hint="default" w:ascii="Arial" w:hAnsi="Arial" w:eastAsia="宋体" w:cs="Arial"/>
          <w:b w:val="0"/>
          <w:i w:val="0"/>
          <w:caps w:val="0"/>
          <w:color w:val="333333"/>
          <w:spacing w:val="0"/>
          <w:sz w:val="21"/>
          <w:szCs w:val="21"/>
          <w:shd w:val="clear" w:fill="FFFFFF"/>
        </w:rPr>
        <w:drawing>
          <wp:inline distT="0" distB="0" distL="114300" distR="114300">
            <wp:extent cx="304800" cy="304800"/>
            <wp:effectExtent l="0" t="0" r="0" b="0"/>
            <wp:docPr id="202" name="图片 138" descr="IMG_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138" descr="IMG_393"/>
                    <pic:cNvPicPr>
                      <a:picLocks noChangeAspect="1"/>
                    </pic:cNvPicPr>
                  </pic:nvPicPr>
                  <pic:blipFill>
                    <a:blip r:embed="rId102" r:link="rId10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sz w:val="21"/>
          <w:szCs w:val="21"/>
          <w:shd w:val="clear" w:fill="FFFFFF"/>
        </w:rPr>
        <w:fldChar w:fldCharType="end"/>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上述式子要解决的是在参数</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"http://img.my.csdn.net/uploads/201304/05/1365176671_1627.png"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800100" cy="200025"/>
            <wp:effectExtent l="0" t="0" r="0" b="7620"/>
            <wp:docPr id="212" name="图片 139" descr="IMG_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139" descr="IMG_394"/>
                    <pic:cNvPicPr>
                      <a:picLocks noChangeAspect="1"/>
                    </pic:cNvPicPr>
                  </pic:nvPicPr>
                  <pic:blipFill>
                    <a:blip r:embed="rId148" r:link="rId149"/>
                    <a:stretch>
                      <a:fillRect/>
                    </a:stretch>
                  </pic:blipFill>
                  <pic:spPr>
                    <a:xfrm>
                      <a:off x="0" y="0"/>
                      <a:ext cx="800100" cy="20002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"C:\\Users\\ADMINI~1\\AppData\\Local\\Temp\\TempPic\\E0TMRYVUZDXF%F}{OKK6FS2.tmp"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304800" cy="304800"/>
            <wp:effectExtent l="0" t="0" r="0" b="0"/>
            <wp:docPr id="205" name="图片 140" descr="IMG_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140" descr="IMG_395"/>
                    <pic:cNvPicPr>
                      <a:picLocks noChangeAspect="1"/>
                    </pic:cNvPicPr>
                  </pic:nvPicPr>
                  <pic:blipFill>
                    <a:blip r:embed="rId102" r:link="rId10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上求最大值W的问题，至于</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"C:\\Users\\ADMINI~1\\AppData\\Local\\Temp\\TempPic\\]GR(Y{27@S9FMX5`HI))UUT.tmp"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304800" cy="304800"/>
            <wp:effectExtent l="0" t="0" r="0" b="0"/>
            <wp:docPr id="201" name="图片 141" descr="IMG_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141" descr="IMG_396"/>
                    <pic:cNvPicPr>
                      <a:picLocks noChangeAspect="1"/>
                    </pic:cNvPicPr>
                  </pic:nvPicPr>
                  <pic:blipFill>
                    <a:blip r:embed="rId102" r:link="rId10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"http://img.my.csdn.net/uploads/201304/05/1365176682_4857.png"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200025" cy="200025"/>
            <wp:effectExtent l="0" t="0" r="9525" b="7620"/>
            <wp:docPr id="200" name="图片 142" descr="IMG_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142" descr="IMG_397"/>
                    <pic:cNvPicPr>
                      <a:picLocks noChangeAspect="1"/>
                    </pic:cNvPicPr>
                  </pic:nvPicPr>
                  <pic:blipFill>
                    <a:blip r:embed="rId150" r:link="rId151"/>
                    <a:stretch>
                      <a:fillRect/>
                    </a:stretch>
                  </pic:blipFill>
                  <pic:spPr>
                    <a:xfrm>
                      <a:off x="0" y="0"/>
                      <a:ext cx="200025" cy="20002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和</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"http://img.my.csdn.net/uploads/201304/05/1365176690_4143.png"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190500" cy="200025"/>
            <wp:effectExtent l="0" t="0" r="0" b="7620"/>
            <wp:docPr id="211" name="图片 143" descr="IMG_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143" descr="IMG_398"/>
                    <pic:cNvPicPr>
                      <a:picLocks noChangeAspect="1"/>
                    </pic:cNvPicPr>
                  </pic:nvPicPr>
                  <pic:blipFill>
                    <a:blip r:embed="rId152" r:link="rId153"/>
                    <a:stretch>
                      <a:fillRect/>
                    </a:stretch>
                  </pic:blipFill>
                  <pic:spPr>
                    <a:xfrm>
                      <a:off x="0" y="0"/>
                      <a:ext cx="190500" cy="20002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"C:\\Users\\ADMINI~1\\AppData\\Local\\Temp\\TempPic\\}4YBUPTWG@]D6CCL3I0~7EH.tmp"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304800" cy="304800"/>
            <wp:effectExtent l="0" t="0" r="0" b="0"/>
            <wp:docPr id="199" name="图片 144" descr="IMG_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44" descr="IMG_399"/>
                    <pic:cNvPicPr>
                      <a:picLocks noChangeAspect="1"/>
                    </pic:cNvPicPr>
                  </pic:nvPicPr>
                  <pic:blipFill>
                    <a:blip r:embed="rId102" r:link="rId10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都是已知数。要了解这个SMO算法是如何推导的，请跳到下文第3.5节、SMO算法。</w:t>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到目前为止，我们的 </w:t>
      </w:r>
      <w:r>
        <w:rPr>
          <w:rFonts w:hint="default" w:ascii="Times New Roman" w:hAnsi="Times New Roman" w:eastAsia="宋体" w:cs="Times New Roman"/>
          <w:b w:val="0"/>
          <w:i w:val="0"/>
          <w:caps w:val="0"/>
          <w:color w:val="333333"/>
          <w:spacing w:val="0"/>
          <w:kern w:val="0"/>
          <w:sz w:val="21"/>
          <w:szCs w:val="21"/>
          <w:shd w:val="clear" w:fill="FFFFFF"/>
          <w:lang w:val="en-US" w:eastAsia="zh-CN" w:bidi="ar"/>
        </w:rPr>
        <w:t>SVM </w:t>
      </w:r>
      <w:r>
        <w:rPr>
          <w:rFonts w:hint="eastAsia" w:ascii="宋体" w:hAnsi="宋体" w:eastAsia="宋体" w:cs="宋体"/>
          <w:b w:val="0"/>
          <w:i w:val="0"/>
          <w:caps w:val="0"/>
          <w:color w:val="333333"/>
          <w:spacing w:val="0"/>
          <w:kern w:val="0"/>
          <w:sz w:val="21"/>
          <w:szCs w:val="21"/>
          <w:shd w:val="clear" w:fill="FFFFFF"/>
          <w:lang w:val="en-US" w:eastAsia="zh-CN" w:bidi="ar"/>
        </w:rPr>
        <w:t>还比较弱，只能处理线性的情况，下面我们将引入核函数，进而推广到非线性分类问题。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i w:val="0"/>
          <w:caps w:val="0"/>
          <w:color w:val="333333"/>
          <w:spacing w:val="0"/>
          <w:sz w:val="21"/>
          <w:szCs w:val="21"/>
        </w:rPr>
      </w:pPr>
      <w:bookmarkStart w:id="10" w:name="t13"/>
      <w:bookmarkEnd w:id="10"/>
      <w:r>
        <w:rPr>
          <w:rFonts w:hint="default" w:ascii="Arial" w:hAnsi="Arial" w:cs="Arial"/>
          <w:i w:val="0"/>
          <w:caps w:val="0"/>
          <w:color w:val="333333"/>
          <w:spacing w:val="0"/>
          <w:sz w:val="21"/>
          <w:szCs w:val="21"/>
          <w:shd w:val="clear" w:fill="FFFFFF"/>
        </w:rPr>
        <w:t>2.1.5、线性不可分的情况</w:t>
      </w:r>
    </w:p>
    <w:p>
      <w:pPr>
        <w:pStyle w:val="6"/>
        <w:keepNext w:val="0"/>
        <w:keepLines w:val="0"/>
        <w:widowControl/>
        <w:suppressLineNumbers w:val="0"/>
        <w:pBdr>
          <w:top w:val="none" w:color="auto" w:sz="0" w:space="0"/>
          <w:bottom w:val="none" w:color="auto" w:sz="0" w:space="0"/>
        </w:pBdr>
        <w:shd w:val="clear" w:fill="FFFFFF"/>
        <w:spacing w:before="210" w:beforeAutospacing="0" w:after="210" w:afterAutospacing="0" w:line="300" w:lineRule="atLeast"/>
        <w:ind w:left="0" w:firstLine="0"/>
        <w:jc w:val="left"/>
        <w:rPr>
          <w:rFonts w:hint="default" w:ascii="Tahoma" w:hAnsi="Tahoma" w:eastAsia="Tahoma" w:cs="Tahoma"/>
          <w:b w:val="0"/>
          <w:i w:val="0"/>
          <w:caps w:val="0"/>
          <w:color w:val="333333"/>
          <w:spacing w:val="0"/>
          <w:sz w:val="21"/>
          <w:szCs w:val="21"/>
        </w:rPr>
      </w:pPr>
      <w:r>
        <w:rPr>
          <w:rFonts w:hint="default" w:ascii="Tahoma" w:hAnsi="Tahoma" w:eastAsia="Tahoma" w:cs="Tahoma"/>
          <w:b w:val="0"/>
          <w:i w:val="0"/>
          <w:caps w:val="0"/>
          <w:color w:val="333333"/>
          <w:spacing w:val="0"/>
          <w:sz w:val="21"/>
          <w:szCs w:val="21"/>
          <w:shd w:val="clear" w:fill="FFFFFF"/>
        </w:rPr>
        <w:t>    OK，为过渡到下节2.2节所介绍的核函数，让我们再来看看上述推导过程中得到的一些有趣的形式。首先就是关于我们的 hyper plane ，对于一个数据点 </w:t>
      </w:r>
      <w:r>
        <w:rPr>
          <w:rFonts w:hint="default" w:ascii="MathJax_Math" w:hAnsi="MathJax_Math" w:eastAsia="MathJax_Math" w:cs="MathJax_Math"/>
          <w:b w:val="0"/>
          <w:i/>
          <w:caps w:val="0"/>
          <w:color w:val="333333"/>
          <w:spacing w:val="0"/>
          <w:sz w:val="28"/>
          <w:szCs w:val="28"/>
          <w:shd w:val="clear" w:fill="FFFFFF"/>
        </w:rPr>
        <w:t>x</w:t>
      </w:r>
      <w:r>
        <w:rPr>
          <w:rFonts w:hint="default" w:ascii="Tahoma" w:hAnsi="Tahoma" w:eastAsia="Tahoma" w:cs="Tahoma"/>
          <w:b w:val="0"/>
          <w:i w:val="0"/>
          <w:caps w:val="0"/>
          <w:color w:val="333333"/>
          <w:spacing w:val="0"/>
          <w:sz w:val="21"/>
          <w:szCs w:val="21"/>
          <w:shd w:val="clear" w:fill="FFFFFF"/>
        </w:rPr>
        <w:t> 进行分类，实际上是通过把 </w:t>
      </w:r>
      <w:r>
        <w:rPr>
          <w:rFonts w:hint="default" w:ascii="MathJax_Math" w:hAnsi="MathJax_Math" w:eastAsia="MathJax_Math" w:cs="MathJax_Math"/>
          <w:b w:val="0"/>
          <w:i/>
          <w:caps w:val="0"/>
          <w:color w:val="333333"/>
          <w:spacing w:val="0"/>
          <w:sz w:val="28"/>
          <w:szCs w:val="28"/>
          <w:shd w:val="clear" w:fill="FFFFFF"/>
        </w:rPr>
        <w:t>x</w:t>
      </w:r>
      <w:r>
        <w:rPr>
          <w:rFonts w:hint="default" w:ascii="Tahoma" w:hAnsi="Tahoma" w:eastAsia="Tahoma" w:cs="Tahoma"/>
          <w:b w:val="0"/>
          <w:i w:val="0"/>
          <w:caps w:val="0"/>
          <w:color w:val="333333"/>
          <w:spacing w:val="0"/>
          <w:sz w:val="21"/>
          <w:szCs w:val="21"/>
          <w:shd w:val="clear" w:fill="FFFFFF"/>
        </w:rPr>
        <w:t> 带入到</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"http://img.blog.csdn.net/20131107201211968"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1257300" cy="200025"/>
            <wp:effectExtent l="0" t="0" r="0" b="9525"/>
            <wp:docPr id="4" name="图片 145" descr="IMG_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5" descr="IMG_400"/>
                    <pic:cNvPicPr>
                      <a:picLocks noChangeAspect="1"/>
                    </pic:cNvPicPr>
                  </pic:nvPicPr>
                  <pic:blipFill>
                    <a:blip r:embed="rId46" r:link="rId47"/>
                    <a:stretch>
                      <a:fillRect/>
                    </a:stretch>
                  </pic:blipFill>
                  <pic:spPr>
                    <a:xfrm>
                      <a:off x="0" y="0"/>
                      <a:ext cx="1257300" cy="200025"/>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Tahoma" w:hAnsi="Tahoma" w:eastAsia="Tahoma" w:cs="Tahoma"/>
          <w:b w:val="0"/>
          <w:i w:val="0"/>
          <w:caps w:val="0"/>
          <w:color w:val="333333"/>
          <w:spacing w:val="0"/>
          <w:sz w:val="21"/>
          <w:szCs w:val="21"/>
          <w:shd w:val="clear" w:fill="FFFFFF"/>
        </w:rPr>
        <w:t>算出结果然后根据其正负号来进行类别划分的。而前面的推导中我们得到 </w:t>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ind w:left="2882" w:right="2882"/>
        <w:jc w:val="left"/>
        <w:rPr>
          <w:rFonts w:hint="default" w:ascii="Tahoma" w:hAnsi="Tahoma" w:eastAsia="Tahoma" w:cs="Tahoma"/>
          <w:sz w:val="21"/>
          <w:szCs w:val="21"/>
        </w:rPr>
      </w:pP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"http://img.blog.csdn.net/20131111163543781"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1343025" cy="180975"/>
            <wp:effectExtent l="0" t="0" r="9525" b="9525"/>
            <wp:docPr id="2" name="图片 146" descr="IMG_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46" descr="IMG_401"/>
                    <pic:cNvPicPr>
                      <a:picLocks noChangeAspect="1"/>
                    </pic:cNvPicPr>
                  </pic:nvPicPr>
                  <pic:blipFill>
                    <a:blip r:embed="rId154" r:link="rId155"/>
                    <a:stretch>
                      <a:fillRect/>
                    </a:stretch>
                  </pic:blipFill>
                  <pic:spPr>
                    <a:xfrm>
                      <a:off x="0" y="0"/>
                      <a:ext cx="1343025" cy="180975"/>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p>
    <w:p>
      <w:pPr>
        <w:pStyle w:val="6"/>
        <w:keepNext w:val="0"/>
        <w:keepLines w:val="0"/>
        <w:widowControl/>
        <w:suppressLineNumbers w:val="0"/>
        <w:pBdr>
          <w:top w:val="none" w:color="auto" w:sz="0" w:space="0"/>
          <w:bottom w:val="none" w:color="auto" w:sz="0" w:space="0"/>
        </w:pBdr>
        <w:shd w:val="clear" w:fill="FFFFFF"/>
        <w:spacing w:before="210" w:beforeAutospacing="0" w:after="210" w:afterAutospacing="0" w:line="300" w:lineRule="atLeast"/>
        <w:ind w:left="0" w:firstLine="0"/>
        <w:jc w:val="left"/>
        <w:rPr>
          <w:rFonts w:hint="default" w:ascii="Tahoma" w:hAnsi="Tahoma" w:eastAsia="Tahoma" w:cs="Tahoma"/>
          <w:b w:val="0"/>
          <w:i w:val="0"/>
          <w:caps w:val="0"/>
          <w:color w:val="333333"/>
          <w:spacing w:val="0"/>
          <w:sz w:val="21"/>
          <w:szCs w:val="21"/>
        </w:rPr>
      </w:pPr>
      <w:r>
        <w:rPr>
          <w:rFonts w:hint="default" w:ascii="Tahoma" w:hAnsi="Tahoma" w:eastAsia="Tahoma" w:cs="Tahoma"/>
          <w:b w:val="0"/>
          <w:i w:val="0"/>
          <w:caps w:val="0"/>
          <w:color w:val="333333"/>
          <w:spacing w:val="0"/>
          <w:sz w:val="21"/>
          <w:szCs w:val="21"/>
          <w:shd w:val="clear" w:fill="FFFFFF"/>
        </w:rPr>
        <w:t>    因此</w:t>
      </w:r>
      <w:r>
        <w:rPr>
          <w:rStyle w:val="8"/>
          <w:rFonts w:hint="default" w:ascii="Tahoma" w:hAnsi="Tahoma" w:eastAsia="Tahoma" w:cs="Tahoma"/>
          <w:i w:val="0"/>
          <w:caps w:val="0"/>
          <w:color w:val="3333FF"/>
          <w:spacing w:val="0"/>
          <w:sz w:val="21"/>
          <w:szCs w:val="21"/>
          <w:shd w:val="clear" w:fill="FFFFFF"/>
        </w:rPr>
        <w:t>分类函数</w:t>
      </w:r>
      <w:r>
        <w:rPr>
          <w:rFonts w:hint="default" w:ascii="Tahoma" w:hAnsi="Tahoma" w:eastAsia="Tahoma" w:cs="Tahoma"/>
          <w:b w:val="0"/>
          <w:i w:val="0"/>
          <w:caps w:val="0"/>
          <w:color w:val="333333"/>
          <w:spacing w:val="0"/>
          <w:sz w:val="21"/>
          <w:szCs w:val="21"/>
          <w:shd w:val="clear" w:fill="FFFFFF"/>
        </w:rPr>
        <w:t>为：</w:t>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ind w:left="1440" w:right="1440"/>
        <w:jc w:val="left"/>
        <w:rPr>
          <w:rFonts w:hint="default" w:ascii="Tahoma" w:hAnsi="Tahoma" w:eastAsia="Tahoma" w:cs="Tahoma"/>
        </w:rPr>
      </w:pP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"http://img.my.csdn.net/uploads/201210/25/1351142572_5782.jpg"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3543300" cy="1285875"/>
            <wp:effectExtent l="0" t="0" r="0" b="9525"/>
            <wp:docPr id="3" name="图片 147" descr="IMG_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7" descr="IMG_402"/>
                    <pic:cNvPicPr>
                      <a:picLocks noChangeAspect="1"/>
                    </pic:cNvPicPr>
                  </pic:nvPicPr>
                  <pic:blipFill>
                    <a:blip r:embed="rId156" r:link="rId157"/>
                    <a:stretch>
                      <a:fillRect/>
                    </a:stretch>
                  </pic:blipFill>
                  <pic:spPr>
                    <a:xfrm>
                      <a:off x="0" y="0"/>
                      <a:ext cx="3543300" cy="1285875"/>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p>
    <w:p>
      <w:pPr>
        <w:pStyle w:val="6"/>
        <w:keepNext w:val="0"/>
        <w:keepLines w:val="0"/>
        <w:widowControl/>
        <w:suppressLineNumbers w:val="0"/>
        <w:pBdr>
          <w:top w:val="none" w:color="auto" w:sz="0" w:space="0"/>
          <w:bottom w:val="none" w:color="auto" w:sz="0" w:space="0"/>
        </w:pBdr>
        <w:shd w:val="clear" w:fill="FFFFFF"/>
        <w:spacing w:before="210" w:beforeAutospacing="0" w:after="210" w:afterAutospacing="0" w:line="300" w:lineRule="atLeast"/>
        <w:ind w:left="0" w:firstLine="0"/>
        <w:jc w:val="left"/>
        <w:rPr>
          <w:rFonts w:hint="default" w:ascii="Tahoma" w:hAnsi="Tahoma" w:eastAsia="Tahoma" w:cs="Tahoma"/>
          <w:b w:val="0"/>
          <w:i w:val="0"/>
          <w:caps w:val="0"/>
          <w:color w:val="333333"/>
          <w:spacing w:val="0"/>
          <w:sz w:val="21"/>
          <w:szCs w:val="21"/>
        </w:rPr>
      </w:pPr>
      <w:r>
        <w:rPr>
          <w:rFonts w:hint="default" w:ascii="Tahoma" w:hAnsi="Tahoma" w:eastAsia="Tahoma" w:cs="Tahoma"/>
          <w:b w:val="0"/>
          <w:i w:val="0"/>
          <w:caps w:val="0"/>
          <w:color w:val="333333"/>
          <w:spacing w:val="0"/>
          <w:sz w:val="21"/>
          <w:szCs w:val="21"/>
          <w:shd w:val="clear" w:fill="FFFFFF"/>
        </w:rPr>
        <w:t>    这里的形式的有趣之处在于，对于新点 </w:t>
      </w:r>
      <w:r>
        <w:rPr>
          <w:rStyle w:val="9"/>
          <w:rFonts w:hint="default" w:ascii="MathJax_Math" w:hAnsi="MathJax_Math" w:eastAsia="MathJax_Math" w:cs="MathJax_Math"/>
          <w:b w:val="0"/>
          <w:i w:val="0"/>
          <w:caps w:val="0"/>
          <w:color w:val="333333"/>
          <w:spacing w:val="0"/>
          <w:sz w:val="28"/>
          <w:szCs w:val="28"/>
          <w:shd w:val="clear" w:fill="FFFFFF"/>
        </w:rPr>
        <w:t>x</w:t>
      </w:r>
      <w:r>
        <w:rPr>
          <w:rFonts w:hint="default" w:ascii="Tahoma" w:hAnsi="Tahoma" w:eastAsia="Tahoma" w:cs="Tahoma"/>
          <w:b w:val="0"/>
          <w:i w:val="0"/>
          <w:caps w:val="0"/>
          <w:color w:val="333333"/>
          <w:spacing w:val="0"/>
          <w:sz w:val="21"/>
          <w:szCs w:val="21"/>
          <w:shd w:val="clear" w:fill="FFFFFF"/>
        </w:rPr>
        <w:t>的预测，只需要计算它与训练数据点的内积即可（</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"http://img.blog.csdn.net/20131111163753093"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304800" cy="228600"/>
            <wp:effectExtent l="0" t="0" r="0" b="0"/>
            <wp:docPr id="12" name="图片 148" descr="IMG_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8" descr="IMG_403"/>
                    <pic:cNvPicPr>
                      <a:picLocks noChangeAspect="1"/>
                    </pic:cNvPicPr>
                  </pic:nvPicPr>
                  <pic:blipFill>
                    <a:blip r:embed="rId158" r:link="rId159"/>
                    <a:stretch>
                      <a:fillRect/>
                    </a:stretch>
                  </pic:blipFill>
                  <pic:spPr>
                    <a:xfrm>
                      <a:off x="0" y="0"/>
                      <a:ext cx="304800" cy="2286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Tahoma" w:hAnsi="Tahoma" w:eastAsia="Tahoma" w:cs="Tahoma"/>
          <w:b w:val="0"/>
          <w:i w:val="0"/>
          <w:caps w:val="0"/>
          <w:color w:val="333333"/>
          <w:spacing w:val="0"/>
          <w:sz w:val="21"/>
          <w:szCs w:val="21"/>
          <w:shd w:val="clear" w:fill="FFFFFF"/>
        </w:rPr>
        <w:t>表示向量内积），这一点至关重要，是之后使用 Kernel 进行非线性推广的基本前提。此外，所谓 Supporting Vector 也在这里显示出来——事实上，所有非Supporting Vector 所对应的系数</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"http://img.blog.csdn.net/20131111164022593"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142875" cy="152400"/>
            <wp:effectExtent l="0" t="0" r="9525" b="0"/>
            <wp:docPr id="11" name="图片 149" descr="IMG_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9" descr="IMG_404"/>
                    <pic:cNvPicPr>
                      <a:picLocks noChangeAspect="1"/>
                    </pic:cNvPicPr>
                  </pic:nvPicPr>
                  <pic:blipFill>
                    <a:blip r:embed="rId110" r:link="rId111"/>
                    <a:stretch>
                      <a:fillRect/>
                    </a:stretch>
                  </pic:blipFill>
                  <pic:spPr>
                    <a:xfrm>
                      <a:off x="0" y="0"/>
                      <a:ext cx="142875" cy="1524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Tahoma" w:hAnsi="Tahoma" w:eastAsia="Tahoma" w:cs="Tahoma"/>
          <w:b w:val="0"/>
          <w:i w:val="0"/>
          <w:caps w:val="0"/>
          <w:color w:val="333333"/>
          <w:spacing w:val="0"/>
          <w:sz w:val="21"/>
          <w:szCs w:val="21"/>
          <w:shd w:val="clear" w:fill="FFFFFF"/>
        </w:rPr>
        <w:t>都是等于零的，因此对于新点的内积计算实际上只要针对少量的“支持向量”而不是所有的训练数据即可。</w:t>
      </w:r>
    </w:p>
    <w:p>
      <w:pPr>
        <w:pStyle w:val="6"/>
        <w:keepNext w:val="0"/>
        <w:keepLines w:val="0"/>
        <w:widowControl/>
        <w:suppressLineNumbers w:val="0"/>
        <w:pBdr>
          <w:top w:val="none" w:color="auto" w:sz="0" w:space="0"/>
          <w:bottom w:val="none" w:color="auto" w:sz="0" w:space="0"/>
        </w:pBdr>
        <w:shd w:val="clear" w:fill="FFFFFF"/>
        <w:spacing w:before="210" w:beforeAutospacing="0" w:after="210" w:afterAutospacing="0" w:line="300" w:lineRule="atLeast"/>
        <w:ind w:left="0" w:firstLine="0"/>
        <w:jc w:val="left"/>
        <w:rPr>
          <w:rFonts w:hint="default" w:ascii="Tahoma" w:hAnsi="Tahoma" w:eastAsia="Tahoma" w:cs="Tahoma"/>
          <w:b w:val="0"/>
          <w:i w:val="0"/>
          <w:caps w:val="0"/>
          <w:color w:val="333333"/>
          <w:spacing w:val="0"/>
          <w:sz w:val="21"/>
          <w:szCs w:val="21"/>
        </w:rPr>
      </w:pPr>
      <w:r>
        <w:rPr>
          <w:rFonts w:hint="default" w:ascii="Tahoma" w:hAnsi="Tahoma" w:eastAsia="Tahoma" w:cs="Tahoma"/>
          <w:b w:val="0"/>
          <w:i w:val="0"/>
          <w:caps w:val="0"/>
          <w:color w:val="333333"/>
          <w:spacing w:val="0"/>
          <w:sz w:val="21"/>
          <w:szCs w:val="21"/>
          <w:shd w:val="clear" w:fill="FFFFFF"/>
        </w:rPr>
        <w:t>    为什么非支持向量对应的</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"http://img.blog.csdn.net/20131111164022593"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142875" cy="152400"/>
            <wp:effectExtent l="0" t="0" r="9525" b="0"/>
            <wp:docPr id="254" name="图片 150" descr="IMG_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150" descr="IMG_405"/>
                    <pic:cNvPicPr>
                      <a:picLocks noChangeAspect="1"/>
                    </pic:cNvPicPr>
                  </pic:nvPicPr>
                  <pic:blipFill>
                    <a:blip r:embed="rId110" r:link="rId111"/>
                    <a:stretch>
                      <a:fillRect/>
                    </a:stretch>
                  </pic:blipFill>
                  <pic:spPr>
                    <a:xfrm>
                      <a:off x="0" y="0"/>
                      <a:ext cx="142875" cy="1524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Tahoma" w:hAnsi="Tahoma" w:eastAsia="Tahoma" w:cs="Tahoma"/>
          <w:b w:val="0"/>
          <w:i w:val="0"/>
          <w:caps w:val="0"/>
          <w:color w:val="333333"/>
          <w:spacing w:val="0"/>
          <w:sz w:val="21"/>
          <w:szCs w:val="21"/>
          <w:shd w:val="clear" w:fill="FFFFFF"/>
        </w:rPr>
        <w:t>等于零呢？直观上来理解的话，就是这些“后方”的点——正如我们之前分析过的一样，对超平面是没有影响的，由于分类完全有超平面决定，所以这些无关的点并不会参与分类问题的计算，因而也就不会产生任何影响了。</w:t>
      </w:r>
    </w:p>
    <w:p>
      <w:pPr>
        <w:pStyle w:val="6"/>
        <w:keepNext w:val="0"/>
        <w:keepLines w:val="0"/>
        <w:widowControl/>
        <w:suppressLineNumbers w:val="0"/>
        <w:pBdr>
          <w:top w:val="none" w:color="auto" w:sz="0" w:space="0"/>
          <w:bottom w:val="none" w:color="auto" w:sz="0" w:space="0"/>
        </w:pBdr>
        <w:shd w:val="clear" w:fill="FFFFFF"/>
        <w:spacing w:before="210" w:beforeAutospacing="0" w:after="210" w:afterAutospacing="0" w:line="300" w:lineRule="atLeast"/>
        <w:ind w:left="0" w:firstLine="0"/>
        <w:jc w:val="left"/>
        <w:rPr>
          <w:rFonts w:hint="default" w:ascii="Tahoma" w:hAnsi="Tahoma" w:eastAsia="Tahoma" w:cs="Tahoma"/>
          <w:b w:val="0"/>
          <w:i w:val="0"/>
          <w:caps w:val="0"/>
          <w:color w:val="333333"/>
          <w:spacing w:val="0"/>
          <w:sz w:val="21"/>
          <w:szCs w:val="21"/>
        </w:rPr>
      </w:pPr>
      <w:r>
        <w:rPr>
          <w:rFonts w:hint="default" w:ascii="Tahoma" w:hAnsi="Tahoma" w:eastAsia="Tahoma" w:cs="Tahoma"/>
          <w:b w:val="0"/>
          <w:i w:val="0"/>
          <w:caps w:val="0"/>
          <w:color w:val="333333"/>
          <w:spacing w:val="0"/>
          <w:sz w:val="21"/>
          <w:szCs w:val="21"/>
          <w:shd w:val="clear" w:fill="FFFFFF"/>
        </w:rPr>
        <w:t>    回忆一下我们2.1.1节中通过 Lagrange multiplier得到的目标函数：</w:t>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ind w:left="720" w:right="720"/>
        <w:jc w:val="left"/>
        <w:rPr>
          <w:rFonts w:hint="default" w:ascii="Tahoma" w:hAnsi="Tahoma" w:eastAsia="Tahoma" w:cs="Tahoma"/>
          <w:sz w:val="21"/>
          <w:szCs w:val="21"/>
        </w:rPr>
      </w:pP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"http://img.my.csdn.net/uploads/201210/25/1351142613_4680.jpg"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5124450" cy="685800"/>
            <wp:effectExtent l="0" t="0" r="0" b="0"/>
            <wp:docPr id="198" name="图片 151" descr="IMG_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51" descr="IMG_406"/>
                    <pic:cNvPicPr>
                      <a:picLocks noChangeAspect="1"/>
                    </pic:cNvPicPr>
                  </pic:nvPicPr>
                  <pic:blipFill>
                    <a:blip r:embed="rId160" r:link="rId161"/>
                    <a:stretch>
                      <a:fillRect/>
                    </a:stretch>
                  </pic:blipFill>
                  <pic:spPr>
                    <a:xfrm>
                      <a:off x="0" y="0"/>
                      <a:ext cx="5124450" cy="6858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p>
    <w:p>
      <w:pPr>
        <w:pStyle w:val="6"/>
        <w:keepNext w:val="0"/>
        <w:keepLines w:val="0"/>
        <w:widowControl/>
        <w:suppressLineNumbers w:val="0"/>
        <w:pBdr>
          <w:top w:val="none" w:color="auto" w:sz="0" w:space="0"/>
          <w:bottom w:val="none" w:color="auto" w:sz="0" w:space="0"/>
        </w:pBdr>
        <w:shd w:val="clear" w:fill="FFFFFF"/>
        <w:spacing w:before="210" w:beforeAutospacing="0" w:after="210" w:afterAutospacing="0" w:line="300" w:lineRule="atLeast"/>
        <w:ind w:left="0" w:firstLine="0"/>
        <w:jc w:val="left"/>
        <w:rPr>
          <w:rFonts w:hint="default" w:ascii="Tahoma" w:hAnsi="Tahoma" w:eastAsia="Tahoma" w:cs="Tahoma"/>
          <w:b w:val="0"/>
          <w:i w:val="0"/>
          <w:caps w:val="0"/>
          <w:color w:val="333333"/>
          <w:spacing w:val="0"/>
          <w:sz w:val="21"/>
          <w:szCs w:val="21"/>
        </w:rPr>
      </w:pPr>
      <w:r>
        <w:rPr>
          <w:rFonts w:hint="default" w:ascii="Tahoma" w:hAnsi="Tahoma" w:eastAsia="Tahoma" w:cs="Tahoma"/>
          <w:b w:val="0"/>
          <w:i w:val="0"/>
          <w:caps w:val="0"/>
          <w:color w:val="333333"/>
          <w:spacing w:val="0"/>
          <w:sz w:val="21"/>
          <w:szCs w:val="21"/>
          <w:shd w:val="clear" w:fill="FFFFFF"/>
        </w:rPr>
        <w:t>     注意到如果 </w:t>
      </w:r>
      <w:r>
        <w:rPr>
          <w:rFonts w:hint="default" w:ascii="MathJax_Math" w:hAnsi="MathJax_Math" w:eastAsia="MathJax_Math" w:cs="MathJax_Math"/>
          <w:b w:val="0"/>
          <w:i/>
          <w:caps w:val="0"/>
          <w:color w:val="333333"/>
          <w:spacing w:val="0"/>
          <w:sz w:val="28"/>
          <w:szCs w:val="28"/>
          <w:shd w:val="clear" w:fill="FFFFFF"/>
        </w:rPr>
        <w:t>x</w:t>
      </w:r>
      <w:r>
        <w:rPr>
          <w:rFonts w:hint="default" w:ascii="MathJax_Math" w:hAnsi="MathJax_Math" w:eastAsia="MathJax_Math" w:cs="MathJax_Math"/>
          <w:b w:val="0"/>
          <w:i/>
          <w:caps w:val="0"/>
          <w:color w:val="333333"/>
          <w:spacing w:val="0"/>
          <w:sz w:val="19"/>
          <w:szCs w:val="19"/>
          <w:shd w:val="clear" w:fill="FFFFFF"/>
        </w:rPr>
        <w:t>i</w:t>
      </w:r>
      <w:r>
        <w:rPr>
          <w:rFonts w:hint="default" w:ascii="Tahoma" w:hAnsi="Tahoma" w:eastAsia="Tahoma" w:cs="Tahoma"/>
          <w:b w:val="0"/>
          <w:i w:val="0"/>
          <w:caps w:val="0"/>
          <w:color w:val="333333"/>
          <w:spacing w:val="0"/>
          <w:sz w:val="21"/>
          <w:szCs w:val="21"/>
          <w:shd w:val="clear" w:fill="FFFFFF"/>
        </w:rPr>
        <w:t> 是支持向量的话，上式中红颜色的部分是等于 0 的（因为支持向量的 functional margin 等于 1 ），而对于非支持向量来说，functional margin 会大于 1 ，因此红颜色部分是大于零的，而</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"http://img.blog.csdn.net/20131111163835968"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190500" cy="161925"/>
            <wp:effectExtent l="0" t="0" r="0" b="9525"/>
            <wp:docPr id="13" name="图片 152" descr="IMG_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2" descr="IMG_407"/>
                    <pic:cNvPicPr>
                      <a:picLocks noChangeAspect="1"/>
                    </pic:cNvPicPr>
                  </pic:nvPicPr>
                  <pic:blipFill>
                    <a:blip r:embed="rId162" r:link="rId163"/>
                    <a:stretch>
                      <a:fillRect/>
                    </a:stretch>
                  </pic:blipFill>
                  <pic:spPr>
                    <a:xfrm>
                      <a:off x="0" y="0"/>
                      <a:ext cx="190500" cy="161925"/>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Tahoma" w:hAnsi="Tahoma" w:eastAsia="Tahoma" w:cs="Tahoma"/>
          <w:b w:val="0"/>
          <w:i w:val="0"/>
          <w:caps w:val="0"/>
          <w:color w:val="333333"/>
          <w:spacing w:val="0"/>
          <w:sz w:val="21"/>
          <w:szCs w:val="21"/>
          <w:shd w:val="clear" w:fill="FFFFFF"/>
        </w:rPr>
        <w:t>又是非负的，为了满足最大化，</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"http://img.blog.csdn.net/20131111163835968"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190500" cy="161925"/>
            <wp:effectExtent l="0" t="0" r="0" b="9525"/>
            <wp:docPr id="132" name="图片 153" descr="IMG_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53" descr="IMG_408"/>
                    <pic:cNvPicPr>
                      <a:picLocks noChangeAspect="1"/>
                    </pic:cNvPicPr>
                  </pic:nvPicPr>
                  <pic:blipFill>
                    <a:blip r:embed="rId162" r:link="rId163"/>
                    <a:stretch>
                      <a:fillRect/>
                    </a:stretch>
                  </pic:blipFill>
                  <pic:spPr>
                    <a:xfrm>
                      <a:off x="0" y="0"/>
                      <a:ext cx="190500" cy="161925"/>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Tahoma" w:hAnsi="Tahoma" w:eastAsia="Tahoma" w:cs="Tahoma"/>
          <w:b w:val="0"/>
          <w:i w:val="0"/>
          <w:caps w:val="0"/>
          <w:color w:val="333333"/>
          <w:spacing w:val="0"/>
          <w:sz w:val="21"/>
          <w:szCs w:val="21"/>
          <w:shd w:val="clear" w:fill="FFFFFF"/>
        </w:rPr>
        <w:t>必须等于 0 。这也就是这些非Supporting Vector 的点的局限性。 </w:t>
      </w:r>
    </w:p>
    <w:p>
      <w:pPr>
        <w:pStyle w:val="6"/>
        <w:keepNext w:val="0"/>
        <w:keepLines w:val="0"/>
        <w:widowControl/>
        <w:suppressLineNumbers w:val="0"/>
        <w:pBdr>
          <w:top w:val="none" w:color="auto" w:sz="0" w:space="0"/>
          <w:bottom w:val="none" w:color="auto" w:sz="0" w:space="0"/>
        </w:pBdr>
        <w:shd w:val="clear" w:fill="FFFFFF"/>
        <w:spacing w:before="210" w:beforeAutospacing="0" w:after="210" w:afterAutospacing="0" w:line="300" w:lineRule="atLeast"/>
        <w:ind w:left="0" w:firstLine="0"/>
        <w:jc w:val="left"/>
        <w:rPr>
          <w:rFonts w:hint="default" w:ascii="Tahoma" w:hAnsi="Tahoma" w:eastAsia="Tahoma" w:cs="Tahoma"/>
          <w:b w:val="0"/>
          <w:i w:val="0"/>
          <w:caps w:val="0"/>
          <w:color w:val="333333"/>
          <w:spacing w:val="0"/>
          <w:sz w:val="21"/>
          <w:szCs w:val="21"/>
        </w:rPr>
      </w:pPr>
      <w:r>
        <w:rPr>
          <w:rFonts w:hint="default" w:ascii="Tahoma" w:hAnsi="Tahoma" w:eastAsia="Tahoma" w:cs="Tahoma"/>
          <w:b w:val="0"/>
          <w:i w:val="0"/>
          <w:caps w:val="0"/>
          <w:color w:val="333333"/>
          <w:spacing w:val="0"/>
          <w:sz w:val="21"/>
          <w:szCs w:val="21"/>
          <w:shd w:val="clear" w:fill="FFFFFF"/>
        </w:rPr>
        <w:t>    从1.5节到上述所有这些东西，便得到了一个maximum margin hyper plane classifier，这就是所谓的支持向量机（Support Vector Machine）。当然，</w:t>
      </w:r>
      <w:r>
        <w:rPr>
          <w:rStyle w:val="8"/>
          <w:rFonts w:hint="default" w:ascii="Tahoma" w:hAnsi="Tahoma" w:eastAsia="Tahoma" w:cs="Tahoma"/>
          <w:i w:val="0"/>
          <w:caps w:val="0"/>
          <w:color w:val="333333"/>
          <w:spacing w:val="0"/>
          <w:sz w:val="21"/>
          <w:szCs w:val="21"/>
          <w:shd w:val="clear" w:fill="FFFFFF"/>
        </w:rPr>
        <w:t>到目前为止，我们的 SVM 还比较弱，只能处理线性的情况</w:t>
      </w:r>
      <w:r>
        <w:rPr>
          <w:rFonts w:hint="default" w:ascii="Tahoma" w:hAnsi="Tahoma" w:eastAsia="Tahoma" w:cs="Tahoma"/>
          <w:b w:val="0"/>
          <w:i w:val="0"/>
          <w:caps w:val="0"/>
          <w:color w:val="333333"/>
          <w:spacing w:val="0"/>
          <w:sz w:val="21"/>
          <w:szCs w:val="21"/>
          <w:shd w:val="clear" w:fill="FFFFFF"/>
        </w:rPr>
        <w:t>，不过，在得到了对偶dual 形式之后，通过</w:t>
      </w:r>
      <w:r>
        <w:rPr>
          <w:rStyle w:val="8"/>
          <w:rFonts w:hint="default" w:ascii="Tahoma" w:hAnsi="Tahoma" w:eastAsia="Tahoma" w:cs="Tahoma"/>
          <w:i w:val="0"/>
          <w:caps w:val="0"/>
          <w:color w:val="333333"/>
          <w:spacing w:val="0"/>
          <w:sz w:val="21"/>
          <w:szCs w:val="21"/>
          <w:shd w:val="clear" w:fill="FFFFFF"/>
        </w:rPr>
        <w:t> Kernel 推广到非线性</w:t>
      </w:r>
      <w:r>
        <w:rPr>
          <w:rFonts w:hint="default" w:ascii="Tahoma" w:hAnsi="Tahoma" w:eastAsia="Tahoma" w:cs="Tahoma"/>
          <w:b w:val="0"/>
          <w:i w:val="0"/>
          <w:caps w:val="0"/>
          <w:color w:val="333333"/>
          <w:spacing w:val="0"/>
          <w:sz w:val="21"/>
          <w:szCs w:val="21"/>
          <w:shd w:val="clear" w:fill="FFFFFF"/>
        </w:rPr>
        <w:t>的情况就变成了一件非常容易的事情了(</w:t>
      </w:r>
      <w:r>
        <w:rPr>
          <w:rFonts w:hint="default" w:ascii="Tahoma" w:hAnsi="Tahoma" w:eastAsia="Tahoma" w:cs="Tahoma"/>
          <w:b w:val="0"/>
          <w:i w:val="0"/>
          <w:caps w:val="0"/>
          <w:color w:val="333333"/>
          <w:spacing w:val="0"/>
          <w:sz w:val="18"/>
          <w:szCs w:val="18"/>
          <w:shd w:val="clear" w:fill="FFFFFF"/>
        </w:rPr>
        <w:t>相信，你还记得本节开头所说的：“通过求解对偶问题得到最优解，这就是线性可分条件下支持向量机的对偶算法，这样做的优点在于：一者对偶问题往往更容易求解；二者可以自然的引入核函数，进而推广到非线性分类问题”</w:t>
      </w:r>
      <w:r>
        <w:rPr>
          <w:rFonts w:hint="default" w:ascii="Tahoma" w:hAnsi="Tahoma" w:eastAsia="Tahoma" w:cs="Tahoma"/>
          <w:b w:val="0"/>
          <w:i w:val="0"/>
          <w:caps w:val="0"/>
          <w:color w:val="333333"/>
          <w:spacing w:val="0"/>
          <w:sz w:val="21"/>
          <w:szCs w:val="21"/>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i w:val="0"/>
          <w:caps w:val="0"/>
          <w:color w:val="333333"/>
          <w:spacing w:val="0"/>
        </w:rPr>
      </w:pPr>
      <w:bookmarkStart w:id="11" w:name="t14"/>
      <w:bookmarkEnd w:id="11"/>
      <w:r>
        <w:rPr>
          <w:rStyle w:val="9"/>
          <w:rFonts w:hint="default" w:ascii="Comic Sans MS" w:hAnsi="Comic Sans MS" w:eastAsia="Comic Sans MS" w:cs="Comic Sans MS"/>
          <w:i w:val="0"/>
          <w:caps w:val="0"/>
          <w:color w:val="333333"/>
          <w:spacing w:val="0"/>
          <w:shd w:val="clear" w:fill="FFFFFF"/>
        </w:rPr>
        <w:t>2.2</w:t>
      </w:r>
      <w:r>
        <w:rPr>
          <w:rFonts w:hint="default" w:ascii="Arial" w:hAnsi="Arial" w:cs="Arial"/>
          <w:i w:val="0"/>
          <w:caps w:val="0"/>
          <w:color w:val="333333"/>
          <w:spacing w:val="0"/>
          <w:shd w:val="clear" w:fill="FFFFFF"/>
        </w:rPr>
        <w:t>、核函数</w:t>
      </w:r>
      <w:r>
        <w:rPr>
          <w:rFonts w:hint="default" w:ascii="Tahoma" w:hAnsi="Tahoma" w:eastAsia="Tahoma" w:cs="Tahoma"/>
          <w:i w:val="0"/>
          <w:caps w:val="0"/>
          <w:color w:val="333333"/>
          <w:spacing w:val="0"/>
          <w:sz w:val="21"/>
          <w:szCs w:val="21"/>
          <w:shd w:val="clear" w:fill="FFFFFF"/>
        </w:rPr>
        <w:t>Kernel</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i w:val="0"/>
          <w:caps w:val="0"/>
          <w:color w:val="333333"/>
          <w:spacing w:val="0"/>
          <w:sz w:val="21"/>
          <w:szCs w:val="21"/>
        </w:rPr>
      </w:pPr>
      <w:bookmarkStart w:id="12" w:name="t15"/>
      <w:bookmarkEnd w:id="12"/>
      <w:r>
        <w:rPr>
          <w:rFonts w:hint="default" w:ascii="Tahoma" w:hAnsi="Tahoma" w:eastAsia="Tahoma" w:cs="Tahoma"/>
          <w:i w:val="0"/>
          <w:caps w:val="0"/>
          <w:color w:val="333333"/>
          <w:spacing w:val="0"/>
          <w:sz w:val="21"/>
          <w:szCs w:val="21"/>
          <w:shd w:val="clear" w:fill="FFFFFF"/>
        </w:rPr>
        <w:t>2.2.1、</w:t>
      </w:r>
      <w:r>
        <w:rPr>
          <w:rFonts w:hint="default" w:ascii="Arial" w:hAnsi="Arial" w:cs="Arial"/>
          <w:i w:val="0"/>
          <w:caps w:val="0"/>
          <w:color w:val="333333"/>
          <w:spacing w:val="0"/>
          <w:sz w:val="21"/>
          <w:szCs w:val="21"/>
          <w:shd w:val="clear" w:fill="FFFFFF"/>
        </w:rPr>
        <w:t>特征空间的隐式映射：核函数</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事实上，</w:t>
      </w:r>
      <w:r>
        <w:rPr>
          <w:rFonts w:hint="default" w:ascii="Tahoma" w:hAnsi="Tahoma" w:eastAsia="Tahoma" w:cs="Tahoma"/>
          <w:b w:val="0"/>
          <w:i w:val="0"/>
          <w:caps w:val="0"/>
          <w:color w:val="333333"/>
          <w:spacing w:val="0"/>
          <w:sz w:val="21"/>
          <w:szCs w:val="21"/>
          <w:shd w:val="clear" w:fill="FFFFFF"/>
        </w:rPr>
        <w:t>大部分时候数据并不是线性可分的，这个时候满足这样条件的超平面就根本不存在。在上文中，我们已经了解到了SVM处理线性可分的情况，那对于非线性的数据SVM咋处理呢？</w:t>
      </w:r>
      <w:r>
        <w:rPr>
          <w:rFonts w:hint="default" w:ascii="Arial" w:hAnsi="Arial" w:cs="Arial"/>
          <w:b w:val="0"/>
          <w:i w:val="0"/>
          <w:caps w:val="0"/>
          <w:color w:val="333333"/>
          <w:spacing w:val="0"/>
          <w:sz w:val="21"/>
          <w:szCs w:val="21"/>
          <w:shd w:val="clear" w:fill="FFFFFF"/>
        </w:rPr>
        <w:t>对于非线性的情况，SVM 的处理方法是选择一个核函数 κ(⋅,⋅) ，通过将数据映射到高维空间，来解决在原始空间中线性不可分的问题。</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w:t>
      </w:r>
      <w:del w:id="2">
        <w:r>
          <w:rPr>
            <w:rFonts w:hint="default" w:ascii="Arial" w:hAnsi="Arial" w:cs="Arial"/>
            <w:b w:val="0"/>
            <w:i w:val="0"/>
            <w:caps w:val="0"/>
            <w:color w:val="333333"/>
            <w:spacing w:val="0"/>
            <w:sz w:val="21"/>
            <w:szCs w:val="21"/>
            <w:shd w:val="clear" w:fill="FFFFFF"/>
          </w:rPr>
          <w:delText>更进一步，因为训练样例一般是不会独立出现的，它们总是以成对样例的内积形式出现，而用对偶形式表示学习器的优势在为在该表示中可调参数的个数不依赖输入属性的个数，通过使用恰当的核函数来替代内积，可以隐式得将非线性的训练数据映射到高维空间，而不增加可调参数的个数(当然，前提是核函数能够计算对应着两个输入特征向量的内积)</w:delText>
        </w:r>
      </w:del>
      <w:r>
        <w:rPr>
          <w:rFonts w:hint="default" w:ascii="Arial" w:hAnsi="Arial" w:cs="Arial"/>
          <w:b w:val="0"/>
          <w:i w:val="0"/>
          <w:caps w:val="0"/>
          <w:color w:val="333333"/>
          <w:spacing w:val="0"/>
          <w:sz w:val="21"/>
          <w:szCs w:val="21"/>
          <w:shd w:val="clear" w:fill="FFFFFF"/>
        </w:rPr>
        <w:t>。</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具体来说，在线性不可分的情况下，支持向量机首先在低维空间中完成计算，然后通过核函数将输入空间映射到高维特征空间，最终在高维特征空间中构造出最优分离超平面，从而把平面上本身不好分的非线性数据分开。如图</w:t>
      </w:r>
      <w:r>
        <w:rPr>
          <w:rFonts w:hint="default" w:ascii="Times New Roman" w:hAnsi="Times New Roman" w:cs="Times New Roman"/>
          <w:b w:val="0"/>
          <w:i w:val="0"/>
          <w:caps w:val="0"/>
          <w:color w:val="333333"/>
          <w:spacing w:val="0"/>
          <w:sz w:val="21"/>
          <w:szCs w:val="21"/>
          <w:shd w:val="clear" w:fill="FFFFFF"/>
        </w:rPr>
        <w:t>7-7</w:t>
      </w:r>
      <w:r>
        <w:rPr>
          <w:rFonts w:hint="eastAsia" w:ascii="宋体" w:hAnsi="宋体" w:eastAsia="宋体" w:cs="宋体"/>
          <w:b w:val="0"/>
          <w:i w:val="0"/>
          <w:caps w:val="0"/>
          <w:color w:val="333333"/>
          <w:spacing w:val="0"/>
          <w:sz w:val="21"/>
          <w:szCs w:val="21"/>
          <w:shd w:val="clear" w:fill="FFFFFF"/>
        </w:rPr>
        <w:t>所示，一堆数据在二维空间无法划分，从而映射到三维空间里划分</w:t>
      </w:r>
      <w:r>
        <w:rPr>
          <w:rFonts w:hint="default" w:ascii="Arial" w:hAnsi="Arial" w:cs="Arial"/>
          <w:b w:val="0"/>
          <w:i w:val="0"/>
          <w:caps w:val="0"/>
          <w:color w:val="333333"/>
          <w:spacing w:val="0"/>
          <w:sz w:val="21"/>
          <w:szCs w:val="21"/>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90" w:lineRule="atLeast"/>
        <w:ind w:left="1440" w:right="1440" w:firstLine="0"/>
        <w:jc w:val="left"/>
        <w:rPr>
          <w:rFonts w:hint="default" w:ascii="Arial" w:hAnsi="Arial" w:eastAsia="宋体"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"http://img.blog.csdn.net/20140830002108254"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3267710" cy="1499235"/>
            <wp:effectExtent l="0" t="0" r="8890" b="5715"/>
            <wp:docPr id="102" name="图片 154" descr="IMG_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54" descr="IMG_409"/>
                    <pic:cNvPicPr>
                      <a:picLocks noChangeAspect="1"/>
                    </pic:cNvPicPr>
                  </pic:nvPicPr>
                  <pic:blipFill>
                    <a:blip r:embed="rId164" r:link="rId165"/>
                    <a:stretch>
                      <a:fillRect/>
                    </a:stretch>
                  </pic:blipFill>
                  <pic:spPr>
                    <a:xfrm>
                      <a:off x="0" y="0"/>
                      <a:ext cx="3267710" cy="149923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而在我们遇到核函数之前，如果用原始的方法，那么在用线性学习器学习一个非线性关系，需要选择一个非线性特征集，并且将数据写成新的表达形式，这等价于应用一个固定的非线性映射，将数据映射到特征空间，在特征空间中使用线性学习器，因此，考虑的假设集是这种类型的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2762" w:right="216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"http://my.csdn.net/uploads/201206/04/1338740718_7761.JPG"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04800" cy="304800"/>
            <wp:effectExtent l="0" t="0" r="0" b="0"/>
            <wp:docPr id="104" name="图片 155" descr="IMG_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55" descr="IMG_410"/>
                    <pic:cNvPicPr>
                      <a:picLocks noChangeAspect="1"/>
                    </pic:cNvPicPr>
                  </pic:nvPicPr>
                  <pic:blipFill>
                    <a:blip r:embed="rId102" r:link="rId103"/>
                    <a:stretch>
                      <a:fillRect/>
                    </a:stretch>
                  </pic:blipFill>
                  <pic:spPr>
                    <a:xfrm>
                      <a:off x="0" y="0"/>
                      <a:ext cx="304800" cy="3048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这里</w:t>
      </w:r>
      <w:r>
        <w:rPr>
          <w:rStyle w:val="9"/>
          <w:rFonts w:hint="default" w:ascii="MathJax_Math" w:hAnsi="MathJax_Math" w:eastAsia="MathJax_Math" w:cs="MathJax_Math"/>
          <w:b w:val="0"/>
          <w:i w:val="0"/>
          <w:caps w:val="0"/>
          <w:color w:val="333333"/>
          <w:spacing w:val="0"/>
          <w:kern w:val="0"/>
          <w:sz w:val="28"/>
          <w:szCs w:val="28"/>
          <w:shd w:val="clear" w:fill="FFFFFF"/>
          <w:lang w:val="en-US" w:eastAsia="zh-CN" w:bidi="ar"/>
        </w:rPr>
        <w:t>ϕ</w:t>
      </w:r>
      <w:r>
        <w:rPr>
          <w:rFonts w:hint="default" w:ascii="Arial" w:hAnsi="Arial" w:eastAsia="宋体" w:cs="Arial"/>
          <w:b w:val="0"/>
          <w:i w:val="0"/>
          <w:caps w:val="0"/>
          <w:color w:val="333333"/>
          <w:spacing w:val="0"/>
          <w:kern w:val="0"/>
          <w:sz w:val="21"/>
          <w:szCs w:val="21"/>
          <w:shd w:val="clear" w:fill="FFFFFF"/>
          <w:lang w:val="en-US" w:eastAsia="zh-CN" w:bidi="ar"/>
        </w:rPr>
        <w:t>：X-&gt;F是从输入空间到某个特征空间的映射，这意味着建立非线性学习器分为两步：</w:t>
      </w:r>
    </w:p>
    <w:p>
      <w:pPr>
        <w:keepNext w:val="0"/>
        <w:keepLines w:val="0"/>
        <w:widowControl/>
        <w:numPr>
          <w:ilvl w:val="0"/>
          <w:numId w:val="2"/>
        </w:numPr>
        <w:suppressLineNumbers w:val="0"/>
        <w:tabs>
          <w:tab w:val="left" w:pos="720"/>
        </w:tabs>
        <w:spacing w:before="0" w:beforeAutospacing="1" w:after="0" w:afterAutospacing="1" w:line="390" w:lineRule="atLeast"/>
        <w:ind w:left="720" w:hanging="360"/>
        <w:jc w:val="left"/>
      </w:pPr>
      <w:r>
        <w:rPr>
          <w:rFonts w:hint="default" w:ascii="Arial" w:hAnsi="Arial" w:cs="Arial"/>
          <w:b w:val="0"/>
          <w:i w:val="0"/>
          <w:caps w:val="0"/>
          <w:color w:val="333333"/>
          <w:spacing w:val="0"/>
          <w:sz w:val="21"/>
          <w:szCs w:val="21"/>
          <w:shd w:val="clear" w:fill="FFFFFF"/>
        </w:rPr>
        <w:t>首先使用一个非线性映射将数据变换到一个特征空间F，</w:t>
      </w:r>
    </w:p>
    <w:p>
      <w:pPr>
        <w:keepNext w:val="0"/>
        <w:keepLines w:val="0"/>
        <w:widowControl/>
        <w:numPr>
          <w:ilvl w:val="0"/>
          <w:numId w:val="2"/>
        </w:numPr>
        <w:suppressLineNumbers w:val="0"/>
        <w:tabs>
          <w:tab w:val="left" w:pos="720"/>
        </w:tabs>
        <w:spacing w:before="0" w:beforeAutospacing="1" w:after="0" w:afterAutospacing="1" w:line="390" w:lineRule="atLeast"/>
        <w:ind w:left="720" w:hanging="360"/>
        <w:jc w:val="left"/>
      </w:pPr>
      <w:r>
        <w:rPr>
          <w:rFonts w:hint="default" w:ascii="Arial" w:hAnsi="Arial" w:cs="Arial"/>
          <w:b w:val="0"/>
          <w:i w:val="0"/>
          <w:caps w:val="0"/>
          <w:color w:val="333333"/>
          <w:spacing w:val="0"/>
          <w:sz w:val="21"/>
          <w:szCs w:val="21"/>
          <w:shd w:val="clear" w:fill="FFFFFF"/>
        </w:rPr>
        <w:t>然后在特征空间使用线性学习器分类。</w:t>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而由于对偶形式就是线性学习器的一个重要性质，这意味着假设可以表达为训练点的线性组合，因此决策规则可以用测试点和训练点的内积来表示：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90" w:lineRule="atLeast"/>
        <w:ind w:left="1440" w:right="144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"http://my.csdn.net/uploads/201206/04/1338741121_9867.JPG"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04800" cy="304800"/>
            <wp:effectExtent l="0" t="0" r="0" b="0"/>
            <wp:docPr id="180" name="图片 156" descr="IMG_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56" descr="IMG_411"/>
                    <pic:cNvPicPr>
                      <a:picLocks noChangeAspect="1"/>
                    </pic:cNvPicPr>
                  </pic:nvPicPr>
                  <pic:blipFill>
                    <a:blip r:embed="rId102" r:link="rId103"/>
                    <a:stretch>
                      <a:fillRect/>
                    </a:stretch>
                  </pic:blipFill>
                  <pic:spPr>
                    <a:xfrm>
                      <a:off x="0" y="0"/>
                      <a:ext cx="304800" cy="3048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如果有一种方式可以</w:t>
      </w:r>
      <w:r>
        <w:rPr>
          <w:rStyle w:val="8"/>
          <w:rFonts w:hint="default" w:ascii="Arial" w:hAnsi="Arial" w:eastAsia="宋体" w:cs="Arial"/>
          <w:i w:val="0"/>
          <w:caps w:val="0"/>
          <w:color w:val="333333"/>
          <w:spacing w:val="0"/>
          <w:kern w:val="0"/>
          <w:sz w:val="21"/>
          <w:szCs w:val="21"/>
          <w:shd w:val="clear" w:fill="FFFFFF"/>
          <w:lang w:val="en-US" w:eastAsia="zh-CN" w:bidi="ar"/>
        </w:rPr>
        <w:t>在特征空间中直接计算内积</w:t>
      </w:r>
      <w:r>
        <w:rPr>
          <w:rFonts w:hint="default" w:ascii="Arial" w:hAnsi="Arial" w:eastAsia="宋体" w:cs="Arial"/>
          <w:i w:val="0"/>
          <w:caps w:val="0"/>
          <w:color w:val="333333"/>
          <w:spacing w:val="0"/>
          <w:kern w:val="0"/>
          <w:sz w:val="21"/>
          <w:szCs w:val="21"/>
          <w:shd w:val="clear" w:fill="FFFFFF"/>
          <w:lang w:val="en-US" w:eastAsia="zh-CN" w:bidi="ar"/>
        </w:rPr>
        <w:t>〈φ</w:t>
      </w:r>
      <w:r>
        <w:rPr>
          <w:rStyle w:val="8"/>
          <w:rFonts w:hint="default" w:ascii="Arial" w:hAnsi="Arial" w:eastAsia="宋体" w:cs="Arial"/>
          <w:i w:val="0"/>
          <w:caps w:val="0"/>
          <w:color w:val="333333"/>
          <w:spacing w:val="0"/>
          <w:kern w:val="0"/>
          <w:sz w:val="21"/>
          <w:szCs w:val="21"/>
          <w:shd w:val="clear" w:fill="FFFFFF"/>
          <w:lang w:val="en-US" w:eastAsia="zh-CN" w:bidi="ar"/>
        </w:rPr>
        <w:t>(</w:t>
      </w:r>
      <w:r>
        <w:rPr>
          <w:rFonts w:hint="default" w:ascii="Arial" w:hAnsi="Arial" w:eastAsia="宋体" w:cs="Arial"/>
          <w:i w:val="0"/>
          <w:caps w:val="0"/>
          <w:color w:val="333333"/>
          <w:spacing w:val="0"/>
          <w:kern w:val="0"/>
          <w:sz w:val="21"/>
          <w:szCs w:val="21"/>
          <w:shd w:val="clear" w:fill="FFFFFF"/>
          <w:lang w:val="en-US" w:eastAsia="zh-CN" w:bidi="ar"/>
        </w:rPr>
        <w:t>x</w:t>
      </w:r>
      <w:r>
        <w:rPr>
          <w:rStyle w:val="9"/>
          <w:rFonts w:hint="default" w:ascii="Arial" w:hAnsi="Arial" w:eastAsia="宋体" w:cs="Arial"/>
          <w:i/>
          <w:caps w:val="0"/>
          <w:color w:val="333333"/>
          <w:spacing w:val="0"/>
          <w:kern w:val="0"/>
          <w:sz w:val="21"/>
          <w:szCs w:val="21"/>
          <w:shd w:val="clear" w:fill="FFFFFF"/>
          <w:vertAlign w:val="subscript"/>
          <w:lang w:val="en-US" w:eastAsia="zh-CN" w:bidi="ar"/>
        </w:rPr>
        <w:t>i</w:t>
      </w:r>
      <w:r>
        <w:rPr>
          <w:rStyle w:val="8"/>
          <w:rFonts w:hint="default" w:ascii="Arial" w:hAnsi="Arial" w:eastAsia="宋体" w:cs="Arial"/>
          <w:i w:val="0"/>
          <w:caps w:val="0"/>
          <w:color w:val="333333"/>
          <w:spacing w:val="0"/>
          <w:kern w:val="0"/>
          <w:sz w:val="21"/>
          <w:szCs w:val="21"/>
          <w:shd w:val="clear" w:fill="FFFFFF"/>
          <w:lang w:val="en-US" w:eastAsia="zh-CN" w:bidi="ar"/>
        </w:rPr>
        <w:t> · </w:t>
      </w:r>
      <w:r>
        <w:rPr>
          <w:rFonts w:hint="default" w:ascii="Arial" w:hAnsi="Arial" w:eastAsia="宋体" w:cs="Arial"/>
          <w:i w:val="0"/>
          <w:caps w:val="0"/>
          <w:color w:val="333333"/>
          <w:spacing w:val="0"/>
          <w:kern w:val="0"/>
          <w:sz w:val="21"/>
          <w:szCs w:val="21"/>
          <w:shd w:val="clear" w:fill="FFFFFF"/>
          <w:lang w:val="en-US" w:eastAsia="zh-CN" w:bidi="ar"/>
        </w:rPr>
        <w:t>φ</w:t>
      </w:r>
      <w:r>
        <w:rPr>
          <w:rStyle w:val="8"/>
          <w:rFonts w:hint="default" w:ascii="Arial" w:hAnsi="Arial" w:eastAsia="宋体" w:cs="Arial"/>
          <w:i w:val="0"/>
          <w:caps w:val="0"/>
          <w:color w:val="333333"/>
          <w:spacing w:val="0"/>
          <w:kern w:val="0"/>
          <w:sz w:val="21"/>
          <w:szCs w:val="21"/>
          <w:shd w:val="clear" w:fill="FFFFFF"/>
          <w:lang w:val="en-US" w:eastAsia="zh-CN" w:bidi="ar"/>
        </w:rPr>
        <w:t>(</w:t>
      </w:r>
      <w:r>
        <w:rPr>
          <w:rFonts w:hint="default" w:ascii="Arial" w:hAnsi="Arial" w:eastAsia="宋体" w:cs="Arial"/>
          <w:i w:val="0"/>
          <w:caps w:val="0"/>
          <w:color w:val="333333"/>
          <w:spacing w:val="0"/>
          <w:kern w:val="0"/>
          <w:sz w:val="21"/>
          <w:szCs w:val="21"/>
          <w:shd w:val="clear" w:fill="FFFFFF"/>
          <w:lang w:val="en-US" w:eastAsia="zh-CN" w:bidi="ar"/>
        </w:rPr>
        <w:t>x</w:t>
      </w:r>
      <w:r>
        <w:rPr>
          <w:rStyle w:val="8"/>
          <w:rFonts w:hint="default" w:ascii="Arial" w:hAnsi="Arial" w:eastAsia="宋体" w:cs="Arial"/>
          <w:i w:val="0"/>
          <w:caps w:val="0"/>
          <w:color w:val="333333"/>
          <w:spacing w:val="0"/>
          <w:kern w:val="0"/>
          <w:sz w:val="21"/>
          <w:szCs w:val="21"/>
          <w:shd w:val="clear" w:fill="FFFFFF"/>
          <w:lang w:val="en-US" w:eastAsia="zh-CN" w:bidi="ar"/>
        </w:rPr>
        <w:t>)〉</w:t>
      </w:r>
      <w:r>
        <w:rPr>
          <w:rFonts w:hint="default" w:ascii="Arial" w:hAnsi="Arial" w:eastAsia="宋体" w:cs="Arial"/>
          <w:b w:val="0"/>
          <w:i w:val="0"/>
          <w:caps w:val="0"/>
          <w:color w:val="333333"/>
          <w:spacing w:val="0"/>
          <w:kern w:val="0"/>
          <w:sz w:val="21"/>
          <w:szCs w:val="21"/>
          <w:shd w:val="clear" w:fill="FFFFFF"/>
          <w:lang w:val="en-US" w:eastAsia="zh-CN" w:bidi="ar"/>
        </w:rPr>
        <w:t>，就像在原始输入点的函数中一样，就有可能将两个步骤融合到一起建立一个非线性的学习器，</w:t>
      </w:r>
      <w:r>
        <w:rPr>
          <w:rStyle w:val="8"/>
          <w:rFonts w:hint="default" w:ascii="Arial" w:hAnsi="Arial" w:eastAsia="宋体" w:cs="Arial"/>
          <w:i w:val="0"/>
          <w:caps w:val="0"/>
          <w:color w:val="333333"/>
          <w:spacing w:val="0"/>
          <w:kern w:val="0"/>
          <w:sz w:val="21"/>
          <w:szCs w:val="21"/>
          <w:shd w:val="clear" w:fill="FFFFFF"/>
          <w:lang w:val="en-US" w:eastAsia="zh-CN" w:bidi="ar"/>
        </w:rPr>
        <w:t>这样直接计算法的方法称为核函数方法：</w:t>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核是一个函数K，对所有x，z(-X，满足</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"http://my.csdn.net/uploads/201206/04/1338741445_1451.JPG"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304800" cy="304800"/>
            <wp:effectExtent l="0" t="0" r="0" b="0"/>
            <wp:docPr id="186" name="图片 157" descr="IMG_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57" descr="IMG_412"/>
                    <pic:cNvPicPr>
                      <a:picLocks noChangeAspect="1"/>
                    </pic:cNvPicPr>
                  </pic:nvPicPr>
                  <pic:blipFill>
                    <a:blip r:embed="rId102" r:link="rId10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，这里φ是从X到内积特征空间F的映射。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pPr>
      <w:bookmarkStart w:id="13" w:name="t16"/>
      <w:bookmarkEnd w:id="13"/>
      <w:r>
        <w:rPr>
          <w:i w:val="0"/>
          <w:caps w:val="0"/>
          <w:color w:val="333333"/>
          <w:spacing w:val="0"/>
          <w:shd w:val="clear" w:fill="FFFFFF"/>
        </w:rPr>
        <w:t>2.2.2、核函数：如何处理非线性数据</w:t>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jc w:val="left"/>
        <w:rPr>
          <w:rFonts w:hint="default" w:ascii="Tahoma" w:hAnsi="Tahoma" w:eastAsia="Tahoma" w:cs="Tahoma"/>
        </w:rPr>
      </w:pPr>
      <w:r>
        <w:rPr>
          <w:rFonts w:hint="default" w:ascii="Tahoma" w:hAnsi="Tahoma" w:eastAsia="Tahoma" w:cs="Tahoma"/>
          <w:b w:val="0"/>
          <w:i w:val="0"/>
          <w:caps w:val="0"/>
          <w:color w:val="333333"/>
          <w:spacing w:val="0"/>
          <w:sz w:val="21"/>
          <w:szCs w:val="21"/>
          <w:shd w:val="clear" w:fill="FFFFFF"/>
        </w:rPr>
        <w:t>    来看个核函数的例子。如下图所示的两类数据，分别分布为两个圆圈的形状，这样的数据本身就是线性不可分的，此时咱们该如何把这两类数据分开呢(</w:t>
      </w:r>
      <w:r>
        <w:rPr>
          <w:rFonts w:hint="default" w:ascii="Tahoma" w:hAnsi="Tahoma" w:eastAsia="Tahoma" w:cs="Tahoma"/>
          <w:b w:val="0"/>
          <w:i w:val="0"/>
          <w:caps w:val="0"/>
          <w:color w:val="333333"/>
          <w:spacing w:val="0"/>
          <w:sz w:val="18"/>
          <w:szCs w:val="18"/>
          <w:shd w:val="clear" w:fill="FFFFFF"/>
        </w:rPr>
        <w:t>下文将会有一个相应的三维空间图</w:t>
      </w:r>
      <w:r>
        <w:rPr>
          <w:rFonts w:hint="default" w:ascii="Tahoma" w:hAnsi="Tahoma" w:eastAsia="Tahoma" w:cs="Tahoma"/>
          <w:b w:val="0"/>
          <w:i w:val="0"/>
          <w:caps w:val="0"/>
          <w:color w:val="333333"/>
          <w:spacing w:val="0"/>
          <w:sz w:val="21"/>
          <w:szCs w:val="21"/>
          <w:shd w:val="clear" w:fill="FFFFFF"/>
        </w:rPr>
        <w:t>)？</w:t>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ind w:left="1800"/>
        <w:jc w:val="left"/>
        <w:rPr>
          <w:rFonts w:hint="default" w:ascii="Tahoma" w:hAnsi="Tahoma" w:eastAsia="Tahoma" w:cs="Tahoma"/>
          <w:sz w:val="21"/>
          <w:szCs w:val="21"/>
        </w:rPr>
      </w:pPr>
      <w:r>
        <w:rPr>
          <w:rFonts w:hint="default" w:ascii="Tahoma" w:hAnsi="Tahoma" w:eastAsia="Tahoma" w:cs="Tahoma"/>
          <w:b w:val="0"/>
          <w:i w:val="0"/>
          <w:caps w:val="0"/>
          <w:color w:val="333333"/>
          <w:spacing w:val="0"/>
          <w:sz w:val="21"/>
          <w:szCs w:val="21"/>
          <w:shd w:val="clear" w:fill="FFFFFF"/>
        </w:rPr>
        <w:t>  </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"http://my.csdn.net/uploads/201206/03/1338655829_6929.png"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304800" cy="304800"/>
            <wp:effectExtent l="0" t="0" r="0" b="0"/>
            <wp:docPr id="177" name="图片 158" descr="IMG_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58" descr="IMG_413"/>
                    <pic:cNvPicPr>
                      <a:picLocks noChangeAspect="1"/>
                    </pic:cNvPicPr>
                  </pic:nvPicPr>
                  <pic:blipFill>
                    <a:blip r:embed="rId102" r:link="rId103"/>
                    <a:stretch>
                      <a:fillRect/>
                    </a:stretch>
                  </pic:blipFill>
                  <pic:spPr>
                    <a:xfrm>
                      <a:off x="0" y="0"/>
                      <a:ext cx="304800" cy="3048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jc w:val="left"/>
        <w:rPr>
          <w:rFonts w:hint="default" w:ascii="Tahoma" w:hAnsi="Tahoma" w:eastAsia="Tahoma" w:cs="Tahoma"/>
          <w:sz w:val="21"/>
          <w:szCs w:val="21"/>
        </w:rPr>
      </w:pPr>
      <w:r>
        <w:rPr>
          <w:rFonts w:hint="default" w:ascii="Tahoma" w:hAnsi="Tahoma" w:eastAsia="Tahoma" w:cs="Tahoma"/>
          <w:b w:val="0"/>
          <w:i w:val="0"/>
          <w:caps w:val="0"/>
          <w:color w:val="333333"/>
          <w:spacing w:val="0"/>
          <w:sz w:val="21"/>
          <w:szCs w:val="21"/>
          <w:shd w:val="clear" w:fill="FFFFFF"/>
        </w:rPr>
        <w:t>    事实上，上图所述的这个数据集，是用两个半径不同的圆圈加上了少量的噪音生成得到的，所以，一个理想的分界应该是一个“圆圈”而不是一条线（超平面）。如果用 </w:t>
      </w:r>
      <w:r>
        <w:rPr>
          <w:rFonts w:hint="default" w:ascii="MathJax_Math" w:hAnsi="MathJax_Math" w:eastAsia="MathJax_Math" w:cs="MathJax_Math"/>
          <w:b w:val="0"/>
          <w:i/>
          <w:caps w:val="0"/>
          <w:color w:val="333333"/>
          <w:spacing w:val="0"/>
          <w:sz w:val="28"/>
          <w:szCs w:val="28"/>
          <w:shd w:val="clear" w:fill="FFFFFF"/>
        </w:rPr>
        <w:t>X</w:t>
      </w:r>
      <w:r>
        <w:rPr>
          <w:rFonts w:hint="default" w:ascii="MathJax_Main" w:hAnsi="MathJax_Main" w:eastAsia="MathJax_Main" w:cs="MathJax_Main"/>
          <w:b w:val="0"/>
          <w:i w:val="0"/>
          <w:caps w:val="0"/>
          <w:color w:val="333333"/>
          <w:spacing w:val="0"/>
          <w:sz w:val="19"/>
          <w:szCs w:val="19"/>
          <w:shd w:val="clear" w:fill="FFFFFF"/>
        </w:rPr>
        <w:t>1</w:t>
      </w:r>
      <w:r>
        <w:rPr>
          <w:rFonts w:hint="default" w:ascii="Tahoma" w:hAnsi="Tahoma" w:eastAsia="Tahoma" w:cs="Tahoma"/>
          <w:b w:val="0"/>
          <w:i w:val="0"/>
          <w:caps w:val="0"/>
          <w:color w:val="333333"/>
          <w:spacing w:val="0"/>
          <w:sz w:val="21"/>
          <w:szCs w:val="21"/>
          <w:shd w:val="clear" w:fill="FFFFFF"/>
        </w:rPr>
        <w:t> 和 </w:t>
      </w:r>
      <w:r>
        <w:rPr>
          <w:rFonts w:hint="default" w:ascii="MathJax_Math" w:hAnsi="MathJax_Math" w:eastAsia="MathJax_Math" w:cs="MathJax_Math"/>
          <w:b w:val="0"/>
          <w:i/>
          <w:caps w:val="0"/>
          <w:color w:val="333333"/>
          <w:spacing w:val="0"/>
          <w:sz w:val="28"/>
          <w:szCs w:val="28"/>
          <w:shd w:val="clear" w:fill="FFFFFF"/>
        </w:rPr>
        <w:t>X</w:t>
      </w:r>
      <w:r>
        <w:rPr>
          <w:rFonts w:hint="default" w:ascii="MathJax_Main" w:hAnsi="MathJax_Main" w:eastAsia="MathJax_Main" w:cs="MathJax_Main"/>
          <w:b w:val="0"/>
          <w:i w:val="0"/>
          <w:caps w:val="0"/>
          <w:color w:val="333333"/>
          <w:spacing w:val="0"/>
          <w:sz w:val="19"/>
          <w:szCs w:val="19"/>
          <w:shd w:val="clear" w:fill="FFFFFF"/>
        </w:rPr>
        <w:t>2</w:t>
      </w:r>
      <w:r>
        <w:rPr>
          <w:rFonts w:hint="default" w:ascii="Tahoma" w:hAnsi="Tahoma" w:eastAsia="Tahoma" w:cs="Tahoma"/>
          <w:b w:val="0"/>
          <w:i w:val="0"/>
          <w:caps w:val="0"/>
          <w:color w:val="333333"/>
          <w:spacing w:val="0"/>
          <w:sz w:val="21"/>
          <w:szCs w:val="21"/>
          <w:shd w:val="clear" w:fill="FFFFFF"/>
        </w:rPr>
        <w:t> 来表示这个二维平面的两个坐标的话，我们知道一条二次曲线（圆圈是二次曲线的一种特殊情况）的方程可以写作这样的形式：</w:t>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ind w:right="2160"/>
        <w:jc w:val="left"/>
        <w:rPr>
          <w:rFonts w:hint="default" w:ascii="Tahoma" w:hAnsi="Tahoma" w:eastAsia="Tahoma" w:cs="Tahoma"/>
          <w:sz w:val="21"/>
          <w:szCs w:val="21"/>
        </w:rPr>
      </w:pP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"http://img.blog.csdn.net/20130820145508875"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3381375" cy="260350"/>
            <wp:effectExtent l="0" t="0" r="9525" b="6350"/>
            <wp:docPr id="197" name="图片 159" descr="IMG_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59" descr="IMG_414"/>
                    <pic:cNvPicPr>
                      <a:picLocks noChangeAspect="1"/>
                    </pic:cNvPicPr>
                  </pic:nvPicPr>
                  <pic:blipFill>
                    <a:blip r:embed="rId166" r:link="rId167"/>
                    <a:stretch>
                      <a:fillRect/>
                    </a:stretch>
                  </pic:blipFill>
                  <pic:spPr>
                    <a:xfrm>
                      <a:off x="0" y="0"/>
                      <a:ext cx="3381375" cy="26035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jc w:val="left"/>
        <w:rPr>
          <w:rFonts w:hint="default" w:ascii="Tahoma" w:hAnsi="Tahoma" w:eastAsia="Tahoma" w:cs="Tahoma"/>
          <w:sz w:val="21"/>
          <w:szCs w:val="21"/>
        </w:rPr>
      </w:pPr>
      <w:r>
        <w:rPr>
          <w:rFonts w:hint="default" w:ascii="Tahoma" w:hAnsi="Tahoma" w:eastAsia="Tahoma" w:cs="Tahoma"/>
          <w:b w:val="0"/>
          <w:i w:val="0"/>
          <w:caps w:val="0"/>
          <w:color w:val="333333"/>
          <w:spacing w:val="0"/>
          <w:sz w:val="21"/>
          <w:szCs w:val="21"/>
          <w:shd w:val="clear" w:fill="FFFFFF"/>
        </w:rPr>
        <w:t>    注意上面的形式，如果我们构造另外一个五维的空间，其中五个坐标的值分别为 </w:t>
      </w:r>
      <w:r>
        <w:rPr>
          <w:rFonts w:hint="default" w:ascii="MathJax_Math" w:hAnsi="MathJax_Math" w:eastAsia="MathJax_Math" w:cs="MathJax_Math"/>
          <w:b w:val="0"/>
          <w:i/>
          <w:caps w:val="0"/>
          <w:color w:val="333333"/>
          <w:spacing w:val="0"/>
          <w:sz w:val="28"/>
          <w:szCs w:val="28"/>
          <w:shd w:val="clear" w:fill="FFFFFF"/>
        </w:rPr>
        <w:t>Z</w:t>
      </w:r>
      <w:r>
        <w:rPr>
          <w:rFonts w:hint="default" w:ascii="MathJax_Main" w:hAnsi="MathJax_Main" w:eastAsia="MathJax_Main" w:cs="MathJax_Main"/>
          <w:b w:val="0"/>
          <w:i w:val="0"/>
          <w:caps w:val="0"/>
          <w:color w:val="333333"/>
          <w:spacing w:val="0"/>
          <w:sz w:val="19"/>
          <w:szCs w:val="19"/>
          <w:shd w:val="clear" w:fill="FFFFFF"/>
        </w:rPr>
        <w:t>1</w:t>
      </w:r>
      <w:r>
        <w:rPr>
          <w:rFonts w:hint="default" w:ascii="MathJax_Main" w:hAnsi="MathJax_Main" w:eastAsia="MathJax_Main" w:cs="MathJax_Main"/>
          <w:b w:val="0"/>
          <w:i w:val="0"/>
          <w:caps w:val="0"/>
          <w:color w:val="333333"/>
          <w:spacing w:val="0"/>
          <w:sz w:val="28"/>
          <w:szCs w:val="28"/>
          <w:shd w:val="clear" w:fill="FFFFFF"/>
        </w:rPr>
        <w:t>=</w:t>
      </w:r>
      <w:r>
        <w:rPr>
          <w:rFonts w:hint="default" w:ascii="MathJax_Math" w:hAnsi="MathJax_Math" w:eastAsia="MathJax_Math" w:cs="MathJax_Math"/>
          <w:b w:val="0"/>
          <w:i/>
          <w:caps w:val="0"/>
          <w:color w:val="333333"/>
          <w:spacing w:val="0"/>
          <w:sz w:val="28"/>
          <w:szCs w:val="28"/>
          <w:shd w:val="clear" w:fill="FFFFFF"/>
        </w:rPr>
        <w:t>X</w:t>
      </w:r>
      <w:r>
        <w:rPr>
          <w:rFonts w:hint="default" w:ascii="MathJax_Main" w:hAnsi="MathJax_Main" w:eastAsia="MathJax_Main" w:cs="MathJax_Main"/>
          <w:b w:val="0"/>
          <w:i w:val="0"/>
          <w:caps w:val="0"/>
          <w:color w:val="333333"/>
          <w:spacing w:val="0"/>
          <w:sz w:val="19"/>
          <w:szCs w:val="19"/>
          <w:shd w:val="clear" w:fill="FFFFFF"/>
        </w:rPr>
        <w:t>1</w:t>
      </w:r>
      <w:r>
        <w:rPr>
          <w:rFonts w:hint="default" w:ascii="Tahoma" w:hAnsi="Tahoma" w:eastAsia="Tahoma" w:cs="Tahoma"/>
          <w:b w:val="0"/>
          <w:i w:val="0"/>
          <w:caps w:val="0"/>
          <w:color w:val="333333"/>
          <w:spacing w:val="0"/>
          <w:sz w:val="21"/>
          <w:szCs w:val="21"/>
          <w:shd w:val="clear" w:fill="FFFFFF"/>
        </w:rPr>
        <w:t>, </w:t>
      </w:r>
      <w:r>
        <w:rPr>
          <w:rFonts w:hint="default" w:ascii="MathJax_Math" w:hAnsi="MathJax_Math" w:eastAsia="MathJax_Math" w:cs="MathJax_Math"/>
          <w:b w:val="0"/>
          <w:i/>
          <w:caps w:val="0"/>
          <w:color w:val="333333"/>
          <w:spacing w:val="0"/>
          <w:sz w:val="28"/>
          <w:szCs w:val="28"/>
          <w:shd w:val="clear" w:fill="FFFFFF"/>
        </w:rPr>
        <w:t>Z</w:t>
      </w:r>
      <w:r>
        <w:rPr>
          <w:rFonts w:hint="default" w:ascii="MathJax_Main" w:hAnsi="MathJax_Main" w:eastAsia="MathJax_Main" w:cs="MathJax_Main"/>
          <w:b w:val="0"/>
          <w:i w:val="0"/>
          <w:caps w:val="0"/>
          <w:color w:val="333333"/>
          <w:spacing w:val="0"/>
          <w:sz w:val="19"/>
          <w:szCs w:val="19"/>
          <w:shd w:val="clear" w:fill="FFFFFF"/>
        </w:rPr>
        <w:t>2</w:t>
      </w:r>
      <w:r>
        <w:rPr>
          <w:rFonts w:hint="default" w:ascii="MathJax_Main" w:hAnsi="MathJax_Main" w:eastAsia="MathJax_Main" w:cs="MathJax_Main"/>
          <w:b w:val="0"/>
          <w:i w:val="0"/>
          <w:caps w:val="0"/>
          <w:color w:val="333333"/>
          <w:spacing w:val="0"/>
          <w:sz w:val="28"/>
          <w:szCs w:val="28"/>
          <w:shd w:val="clear" w:fill="FFFFFF"/>
        </w:rPr>
        <w:t>=</w:t>
      </w:r>
      <w:r>
        <w:rPr>
          <w:rFonts w:hint="default" w:ascii="MathJax_Math" w:hAnsi="MathJax_Math" w:eastAsia="MathJax_Math" w:cs="MathJax_Math"/>
          <w:b w:val="0"/>
          <w:i/>
          <w:caps w:val="0"/>
          <w:color w:val="333333"/>
          <w:spacing w:val="0"/>
          <w:sz w:val="28"/>
          <w:szCs w:val="28"/>
          <w:shd w:val="clear" w:fill="FFFFFF"/>
        </w:rPr>
        <w:t>X</w:t>
      </w:r>
      <w:r>
        <w:rPr>
          <w:rFonts w:hint="default" w:ascii="MathJax_Main" w:hAnsi="MathJax_Main" w:eastAsia="MathJax_Main" w:cs="MathJax_Main"/>
          <w:b w:val="0"/>
          <w:i w:val="0"/>
          <w:caps w:val="0"/>
          <w:color w:val="333333"/>
          <w:spacing w:val="0"/>
          <w:sz w:val="19"/>
          <w:szCs w:val="19"/>
          <w:shd w:val="clear" w:fill="FFFFFF"/>
        </w:rPr>
        <w:t>21</w:t>
      </w:r>
      <w:r>
        <w:rPr>
          <w:rFonts w:hint="default" w:ascii="Tahoma" w:hAnsi="Tahoma" w:eastAsia="Tahoma" w:cs="Tahoma"/>
          <w:b w:val="0"/>
          <w:i w:val="0"/>
          <w:caps w:val="0"/>
          <w:color w:val="333333"/>
          <w:spacing w:val="0"/>
          <w:sz w:val="21"/>
          <w:szCs w:val="21"/>
          <w:shd w:val="clear" w:fill="FFFFFF"/>
        </w:rPr>
        <w:t>, </w:t>
      </w:r>
      <w:r>
        <w:rPr>
          <w:rFonts w:hint="default" w:ascii="MathJax_Math" w:hAnsi="MathJax_Math" w:eastAsia="MathJax_Math" w:cs="MathJax_Math"/>
          <w:b w:val="0"/>
          <w:i/>
          <w:caps w:val="0"/>
          <w:color w:val="333333"/>
          <w:spacing w:val="0"/>
          <w:sz w:val="28"/>
          <w:szCs w:val="28"/>
          <w:shd w:val="clear" w:fill="FFFFFF"/>
        </w:rPr>
        <w:t>Z</w:t>
      </w:r>
      <w:r>
        <w:rPr>
          <w:rFonts w:hint="default" w:ascii="MathJax_Main" w:hAnsi="MathJax_Main" w:eastAsia="MathJax_Main" w:cs="MathJax_Main"/>
          <w:b w:val="0"/>
          <w:i w:val="0"/>
          <w:caps w:val="0"/>
          <w:color w:val="333333"/>
          <w:spacing w:val="0"/>
          <w:sz w:val="19"/>
          <w:szCs w:val="19"/>
          <w:shd w:val="clear" w:fill="FFFFFF"/>
        </w:rPr>
        <w:t>3</w:t>
      </w:r>
      <w:r>
        <w:rPr>
          <w:rFonts w:hint="default" w:ascii="MathJax_Main" w:hAnsi="MathJax_Main" w:eastAsia="MathJax_Main" w:cs="MathJax_Main"/>
          <w:b w:val="0"/>
          <w:i w:val="0"/>
          <w:caps w:val="0"/>
          <w:color w:val="333333"/>
          <w:spacing w:val="0"/>
          <w:sz w:val="28"/>
          <w:szCs w:val="28"/>
          <w:shd w:val="clear" w:fill="FFFFFF"/>
        </w:rPr>
        <w:t>=</w:t>
      </w:r>
      <w:r>
        <w:rPr>
          <w:rFonts w:hint="default" w:ascii="MathJax_Math" w:hAnsi="MathJax_Math" w:eastAsia="MathJax_Math" w:cs="MathJax_Math"/>
          <w:b w:val="0"/>
          <w:i/>
          <w:caps w:val="0"/>
          <w:color w:val="333333"/>
          <w:spacing w:val="0"/>
          <w:sz w:val="28"/>
          <w:szCs w:val="28"/>
          <w:shd w:val="clear" w:fill="FFFFFF"/>
        </w:rPr>
        <w:t>X</w:t>
      </w:r>
      <w:r>
        <w:rPr>
          <w:rFonts w:hint="default" w:ascii="MathJax_Main" w:hAnsi="MathJax_Main" w:eastAsia="MathJax_Main" w:cs="MathJax_Main"/>
          <w:b w:val="0"/>
          <w:i w:val="0"/>
          <w:caps w:val="0"/>
          <w:color w:val="333333"/>
          <w:spacing w:val="0"/>
          <w:sz w:val="19"/>
          <w:szCs w:val="19"/>
          <w:shd w:val="clear" w:fill="FFFFFF"/>
        </w:rPr>
        <w:t>2</w:t>
      </w:r>
      <w:r>
        <w:rPr>
          <w:rFonts w:hint="default" w:ascii="Tahoma" w:hAnsi="Tahoma" w:eastAsia="Tahoma" w:cs="Tahoma"/>
          <w:b w:val="0"/>
          <w:i w:val="0"/>
          <w:caps w:val="0"/>
          <w:color w:val="333333"/>
          <w:spacing w:val="0"/>
          <w:sz w:val="21"/>
          <w:szCs w:val="21"/>
          <w:shd w:val="clear" w:fill="FFFFFF"/>
        </w:rPr>
        <w:t>, </w:t>
      </w:r>
      <w:r>
        <w:rPr>
          <w:rFonts w:hint="default" w:ascii="MathJax_Math" w:hAnsi="MathJax_Math" w:eastAsia="MathJax_Math" w:cs="MathJax_Math"/>
          <w:b w:val="0"/>
          <w:i/>
          <w:caps w:val="0"/>
          <w:color w:val="333333"/>
          <w:spacing w:val="0"/>
          <w:sz w:val="28"/>
          <w:szCs w:val="28"/>
          <w:shd w:val="clear" w:fill="FFFFFF"/>
        </w:rPr>
        <w:t>Z</w:t>
      </w:r>
      <w:r>
        <w:rPr>
          <w:rFonts w:hint="default" w:ascii="MathJax_Main" w:hAnsi="MathJax_Main" w:eastAsia="MathJax_Main" w:cs="MathJax_Main"/>
          <w:b w:val="0"/>
          <w:i w:val="0"/>
          <w:caps w:val="0"/>
          <w:color w:val="333333"/>
          <w:spacing w:val="0"/>
          <w:sz w:val="19"/>
          <w:szCs w:val="19"/>
          <w:shd w:val="clear" w:fill="FFFFFF"/>
        </w:rPr>
        <w:t>4</w:t>
      </w:r>
      <w:r>
        <w:rPr>
          <w:rFonts w:hint="default" w:ascii="MathJax_Main" w:hAnsi="MathJax_Main" w:eastAsia="MathJax_Main" w:cs="MathJax_Main"/>
          <w:b w:val="0"/>
          <w:i w:val="0"/>
          <w:caps w:val="0"/>
          <w:color w:val="333333"/>
          <w:spacing w:val="0"/>
          <w:sz w:val="28"/>
          <w:szCs w:val="28"/>
          <w:shd w:val="clear" w:fill="FFFFFF"/>
        </w:rPr>
        <w:t>=</w:t>
      </w:r>
      <w:r>
        <w:rPr>
          <w:rFonts w:hint="default" w:ascii="MathJax_Math" w:hAnsi="MathJax_Math" w:eastAsia="MathJax_Math" w:cs="MathJax_Math"/>
          <w:b w:val="0"/>
          <w:i/>
          <w:caps w:val="0"/>
          <w:color w:val="333333"/>
          <w:spacing w:val="0"/>
          <w:sz w:val="28"/>
          <w:szCs w:val="28"/>
          <w:shd w:val="clear" w:fill="FFFFFF"/>
        </w:rPr>
        <w:t>X</w:t>
      </w:r>
      <w:r>
        <w:rPr>
          <w:rFonts w:hint="default" w:ascii="MathJax_Main" w:hAnsi="MathJax_Main" w:eastAsia="MathJax_Main" w:cs="MathJax_Main"/>
          <w:b w:val="0"/>
          <w:i w:val="0"/>
          <w:caps w:val="0"/>
          <w:color w:val="333333"/>
          <w:spacing w:val="0"/>
          <w:sz w:val="19"/>
          <w:szCs w:val="19"/>
          <w:shd w:val="clear" w:fill="FFFFFF"/>
        </w:rPr>
        <w:t>22</w:t>
      </w:r>
      <w:r>
        <w:rPr>
          <w:rFonts w:hint="default" w:ascii="Tahoma" w:hAnsi="Tahoma" w:eastAsia="Tahoma" w:cs="Tahoma"/>
          <w:b w:val="0"/>
          <w:i w:val="0"/>
          <w:caps w:val="0"/>
          <w:color w:val="333333"/>
          <w:spacing w:val="0"/>
          <w:sz w:val="21"/>
          <w:szCs w:val="21"/>
          <w:shd w:val="clear" w:fill="FFFFFF"/>
        </w:rPr>
        <w:t>, </w:t>
      </w:r>
      <w:r>
        <w:rPr>
          <w:rFonts w:hint="default" w:ascii="MathJax_Math" w:hAnsi="MathJax_Math" w:eastAsia="MathJax_Math" w:cs="MathJax_Math"/>
          <w:b w:val="0"/>
          <w:i/>
          <w:caps w:val="0"/>
          <w:color w:val="333333"/>
          <w:spacing w:val="0"/>
          <w:sz w:val="28"/>
          <w:szCs w:val="28"/>
          <w:shd w:val="clear" w:fill="FFFFFF"/>
        </w:rPr>
        <w:t>Z</w:t>
      </w:r>
      <w:r>
        <w:rPr>
          <w:rFonts w:hint="default" w:ascii="MathJax_Main" w:hAnsi="MathJax_Main" w:eastAsia="MathJax_Main" w:cs="MathJax_Main"/>
          <w:b w:val="0"/>
          <w:i w:val="0"/>
          <w:caps w:val="0"/>
          <w:color w:val="333333"/>
          <w:spacing w:val="0"/>
          <w:sz w:val="19"/>
          <w:szCs w:val="19"/>
          <w:shd w:val="clear" w:fill="FFFFFF"/>
        </w:rPr>
        <w:t>5</w:t>
      </w:r>
      <w:r>
        <w:rPr>
          <w:rFonts w:hint="default" w:ascii="MathJax_Main" w:hAnsi="MathJax_Main" w:eastAsia="MathJax_Main" w:cs="MathJax_Main"/>
          <w:b w:val="0"/>
          <w:i w:val="0"/>
          <w:caps w:val="0"/>
          <w:color w:val="333333"/>
          <w:spacing w:val="0"/>
          <w:sz w:val="28"/>
          <w:szCs w:val="28"/>
          <w:shd w:val="clear" w:fill="FFFFFF"/>
        </w:rPr>
        <w:t>=</w:t>
      </w:r>
      <w:r>
        <w:rPr>
          <w:rFonts w:hint="default" w:ascii="MathJax_Math" w:hAnsi="MathJax_Math" w:eastAsia="MathJax_Math" w:cs="MathJax_Math"/>
          <w:b w:val="0"/>
          <w:i/>
          <w:caps w:val="0"/>
          <w:color w:val="333333"/>
          <w:spacing w:val="0"/>
          <w:sz w:val="28"/>
          <w:szCs w:val="28"/>
          <w:shd w:val="clear" w:fill="FFFFFF"/>
        </w:rPr>
        <w:t>X</w:t>
      </w:r>
      <w:r>
        <w:rPr>
          <w:rFonts w:hint="default" w:ascii="MathJax_Main" w:hAnsi="MathJax_Main" w:eastAsia="MathJax_Main" w:cs="MathJax_Main"/>
          <w:b w:val="0"/>
          <w:i w:val="0"/>
          <w:caps w:val="0"/>
          <w:color w:val="333333"/>
          <w:spacing w:val="0"/>
          <w:sz w:val="19"/>
          <w:szCs w:val="19"/>
          <w:shd w:val="clear" w:fill="FFFFFF"/>
        </w:rPr>
        <w:t>1</w:t>
      </w:r>
      <w:r>
        <w:rPr>
          <w:rFonts w:hint="default" w:ascii="MathJax_Math" w:hAnsi="MathJax_Math" w:eastAsia="MathJax_Math" w:cs="MathJax_Math"/>
          <w:b w:val="0"/>
          <w:i/>
          <w:caps w:val="0"/>
          <w:color w:val="333333"/>
          <w:spacing w:val="0"/>
          <w:sz w:val="28"/>
          <w:szCs w:val="28"/>
          <w:shd w:val="clear" w:fill="FFFFFF"/>
        </w:rPr>
        <w:t>X</w:t>
      </w:r>
      <w:r>
        <w:rPr>
          <w:rFonts w:hint="default" w:ascii="MathJax_Main" w:hAnsi="MathJax_Main" w:eastAsia="MathJax_Main" w:cs="MathJax_Main"/>
          <w:b w:val="0"/>
          <w:i w:val="0"/>
          <w:caps w:val="0"/>
          <w:color w:val="333333"/>
          <w:spacing w:val="0"/>
          <w:sz w:val="19"/>
          <w:szCs w:val="19"/>
          <w:shd w:val="clear" w:fill="FFFFFF"/>
        </w:rPr>
        <w:t>2</w:t>
      </w:r>
      <w:r>
        <w:rPr>
          <w:rFonts w:hint="default" w:ascii="Tahoma" w:hAnsi="Tahoma" w:eastAsia="Tahoma" w:cs="Tahoma"/>
          <w:b w:val="0"/>
          <w:i w:val="0"/>
          <w:caps w:val="0"/>
          <w:color w:val="333333"/>
          <w:spacing w:val="0"/>
          <w:sz w:val="21"/>
          <w:szCs w:val="21"/>
          <w:shd w:val="clear" w:fill="FFFFFF"/>
        </w:rPr>
        <w:t>，那么显然，上面的方程在新的坐标系下可以写作：</w:t>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ind w:left="2882" w:right="2882"/>
        <w:jc w:val="left"/>
        <w:rPr>
          <w:rFonts w:hint="default" w:ascii="Tahoma" w:hAnsi="Tahoma" w:eastAsia="Tahoma" w:cs="Tahoma"/>
          <w:sz w:val="21"/>
          <w:szCs w:val="21"/>
        </w:rPr>
      </w:pP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"http://img.blog.csdn.net/20130820145522437"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1562100" cy="619125"/>
            <wp:effectExtent l="0" t="0" r="0" b="9525"/>
            <wp:docPr id="196" name="图片 160" descr="IMG_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60" descr="IMG_415"/>
                    <pic:cNvPicPr>
                      <a:picLocks noChangeAspect="1"/>
                    </pic:cNvPicPr>
                  </pic:nvPicPr>
                  <pic:blipFill>
                    <a:blip r:embed="rId168" r:link="rId169"/>
                    <a:stretch>
                      <a:fillRect/>
                    </a:stretch>
                  </pic:blipFill>
                  <pic:spPr>
                    <a:xfrm>
                      <a:off x="0" y="0"/>
                      <a:ext cx="1562100" cy="619125"/>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jc w:val="left"/>
        <w:rPr>
          <w:sz w:val="21"/>
          <w:szCs w:val="21"/>
        </w:rPr>
      </w:pPr>
      <w:r>
        <w:rPr>
          <w:rFonts w:hint="default" w:ascii="Tahoma" w:hAnsi="Tahoma" w:eastAsia="Tahoma" w:cs="Tahoma"/>
          <w:b w:val="0"/>
          <w:i w:val="0"/>
          <w:caps w:val="0"/>
          <w:color w:val="333333"/>
          <w:spacing w:val="0"/>
          <w:sz w:val="21"/>
          <w:szCs w:val="21"/>
          <w:shd w:val="clear" w:fill="FFFFFF"/>
        </w:rPr>
        <w:t>    关于新的坐标 </w:t>
      </w:r>
      <w:r>
        <w:rPr>
          <w:rFonts w:hint="default" w:ascii="MathJax_Math" w:hAnsi="MathJax_Math" w:eastAsia="MathJax_Math" w:cs="MathJax_Math"/>
          <w:b w:val="0"/>
          <w:i/>
          <w:caps w:val="0"/>
          <w:color w:val="333333"/>
          <w:spacing w:val="0"/>
          <w:sz w:val="28"/>
          <w:szCs w:val="28"/>
          <w:shd w:val="clear" w:fill="FFFFFF"/>
        </w:rPr>
        <w:t>Z</w:t>
      </w:r>
      <w:r>
        <w:rPr>
          <w:rFonts w:hint="default" w:ascii="Tahoma" w:hAnsi="Tahoma" w:eastAsia="Tahoma" w:cs="Tahoma"/>
          <w:b w:val="0"/>
          <w:i w:val="0"/>
          <w:caps w:val="0"/>
          <w:color w:val="333333"/>
          <w:spacing w:val="0"/>
          <w:sz w:val="21"/>
          <w:szCs w:val="21"/>
          <w:shd w:val="clear" w:fill="FFFFFF"/>
        </w:rPr>
        <w:t> ，这正是一个 hyper plane 的方程！也就是说，如果我们做一个映射 </w:t>
      </w:r>
      <w:r>
        <w:rPr>
          <w:rFonts w:hint="default" w:ascii="MathJax_Math" w:hAnsi="MathJax_Math" w:eastAsia="MathJax_Math" w:cs="MathJax_Math"/>
          <w:b w:val="0"/>
          <w:i/>
          <w:caps w:val="0"/>
          <w:color w:val="333333"/>
          <w:spacing w:val="0"/>
          <w:sz w:val="28"/>
          <w:szCs w:val="28"/>
          <w:shd w:val="clear" w:fill="FFFFFF"/>
        </w:rPr>
        <w:t>ϕ</w:t>
      </w:r>
      <w:r>
        <w:rPr>
          <w:rFonts w:hint="default" w:ascii="MathJax_Main" w:hAnsi="MathJax_Main" w:eastAsia="MathJax_Main" w:cs="MathJax_Main"/>
          <w:b w:val="0"/>
          <w:i w:val="0"/>
          <w:caps w:val="0"/>
          <w:color w:val="333333"/>
          <w:spacing w:val="0"/>
          <w:sz w:val="28"/>
          <w:szCs w:val="28"/>
          <w:shd w:val="clear" w:fill="FFFFFF"/>
        </w:rPr>
        <w:t>:</w:t>
      </w:r>
      <w:r>
        <w:rPr>
          <w:rFonts w:ascii="MathJax_AMS" w:hAnsi="MathJax_AMS" w:eastAsia="MathJax_AMS" w:cs="MathJax_AMS"/>
          <w:b w:val="0"/>
          <w:i w:val="0"/>
          <w:caps w:val="0"/>
          <w:color w:val="333333"/>
          <w:spacing w:val="0"/>
          <w:sz w:val="28"/>
          <w:szCs w:val="28"/>
          <w:shd w:val="clear" w:fill="FFFFFF"/>
        </w:rPr>
        <w:t>R</w:t>
      </w:r>
      <w:r>
        <w:rPr>
          <w:rFonts w:hint="default" w:ascii="MathJax_Main" w:hAnsi="MathJax_Main" w:eastAsia="MathJax_Main" w:cs="MathJax_Main"/>
          <w:b w:val="0"/>
          <w:i w:val="0"/>
          <w:caps w:val="0"/>
          <w:color w:val="333333"/>
          <w:spacing w:val="0"/>
          <w:sz w:val="19"/>
          <w:szCs w:val="19"/>
          <w:shd w:val="clear" w:fill="FFFFFF"/>
        </w:rPr>
        <w:t>2</w:t>
      </w:r>
      <w:r>
        <w:rPr>
          <w:rFonts w:hint="default" w:ascii="MathJax_Main" w:hAnsi="MathJax_Main" w:eastAsia="MathJax_Main" w:cs="MathJax_Main"/>
          <w:b w:val="0"/>
          <w:i w:val="0"/>
          <w:caps w:val="0"/>
          <w:color w:val="333333"/>
          <w:spacing w:val="0"/>
          <w:sz w:val="28"/>
          <w:szCs w:val="28"/>
          <w:shd w:val="clear" w:fill="FFFFFF"/>
        </w:rPr>
        <w:t>→</w:t>
      </w:r>
      <w:r>
        <w:rPr>
          <w:rFonts w:hint="default" w:ascii="MathJax_AMS" w:hAnsi="MathJax_AMS" w:eastAsia="MathJax_AMS" w:cs="MathJax_AMS"/>
          <w:b w:val="0"/>
          <w:i w:val="0"/>
          <w:caps w:val="0"/>
          <w:color w:val="333333"/>
          <w:spacing w:val="0"/>
          <w:sz w:val="28"/>
          <w:szCs w:val="28"/>
          <w:shd w:val="clear" w:fill="FFFFFF"/>
        </w:rPr>
        <w:t>R</w:t>
      </w:r>
      <w:r>
        <w:rPr>
          <w:rFonts w:hint="default" w:ascii="MathJax_Main" w:hAnsi="MathJax_Main" w:eastAsia="MathJax_Main" w:cs="MathJax_Main"/>
          <w:b w:val="0"/>
          <w:i w:val="0"/>
          <w:caps w:val="0"/>
          <w:color w:val="333333"/>
          <w:spacing w:val="0"/>
          <w:sz w:val="19"/>
          <w:szCs w:val="19"/>
          <w:shd w:val="clear" w:fill="FFFFFF"/>
        </w:rPr>
        <w:t>5</w:t>
      </w:r>
      <w:r>
        <w:rPr>
          <w:rFonts w:hint="default" w:ascii="Tahoma" w:hAnsi="Tahoma" w:eastAsia="Tahoma" w:cs="Tahoma"/>
          <w:b w:val="0"/>
          <w:i w:val="0"/>
          <w:caps w:val="0"/>
          <w:color w:val="333333"/>
          <w:spacing w:val="0"/>
          <w:sz w:val="21"/>
          <w:szCs w:val="21"/>
          <w:shd w:val="clear" w:fill="FFFFFF"/>
        </w:rPr>
        <w:t> ，将 </w:t>
      </w:r>
      <w:r>
        <w:rPr>
          <w:rFonts w:hint="default" w:ascii="MathJax_Math" w:hAnsi="MathJax_Math" w:eastAsia="MathJax_Math" w:cs="MathJax_Math"/>
          <w:b w:val="0"/>
          <w:i/>
          <w:caps w:val="0"/>
          <w:color w:val="333333"/>
          <w:spacing w:val="0"/>
          <w:sz w:val="28"/>
          <w:szCs w:val="28"/>
          <w:shd w:val="clear" w:fill="FFFFFF"/>
        </w:rPr>
        <w:t>X</w:t>
      </w:r>
      <w:r>
        <w:rPr>
          <w:rFonts w:hint="default" w:ascii="Tahoma" w:hAnsi="Tahoma" w:eastAsia="Tahoma" w:cs="Tahoma"/>
          <w:b w:val="0"/>
          <w:i w:val="0"/>
          <w:caps w:val="0"/>
          <w:color w:val="333333"/>
          <w:spacing w:val="0"/>
          <w:sz w:val="21"/>
          <w:szCs w:val="21"/>
          <w:shd w:val="clear" w:fill="FFFFFF"/>
        </w:rPr>
        <w:t> 按照上面的规则映射为 </w:t>
      </w:r>
      <w:r>
        <w:rPr>
          <w:rFonts w:hint="default" w:ascii="MathJax_Math" w:hAnsi="MathJax_Math" w:eastAsia="MathJax_Math" w:cs="MathJax_Math"/>
          <w:b w:val="0"/>
          <w:i/>
          <w:caps w:val="0"/>
          <w:color w:val="333333"/>
          <w:spacing w:val="0"/>
          <w:sz w:val="28"/>
          <w:szCs w:val="28"/>
          <w:shd w:val="clear" w:fill="FFFFFF"/>
        </w:rPr>
        <w:t>Z</w:t>
      </w:r>
      <w:r>
        <w:rPr>
          <w:rFonts w:hint="default" w:ascii="Tahoma" w:hAnsi="Tahoma" w:eastAsia="Tahoma" w:cs="Tahoma"/>
          <w:b w:val="0"/>
          <w:i w:val="0"/>
          <w:caps w:val="0"/>
          <w:color w:val="333333"/>
          <w:spacing w:val="0"/>
          <w:sz w:val="21"/>
          <w:szCs w:val="21"/>
          <w:shd w:val="clear" w:fill="FFFFFF"/>
        </w:rPr>
        <w:t> ，那么在新的空间中原来的数据将变成线性可分的，从而使用之前我们推导的线性分类算法就可以进行处理了。这正是 </w:t>
      </w:r>
      <w:r>
        <w:rPr>
          <w:rFonts w:hint="default" w:ascii="Comic Sans MS" w:hAnsi="Comic Sans MS" w:eastAsia="Comic Sans MS" w:cs="Comic Sans MS"/>
          <w:b w:val="0"/>
          <w:i w:val="0"/>
          <w:caps w:val="0"/>
          <w:color w:val="333333"/>
          <w:spacing w:val="0"/>
          <w:sz w:val="21"/>
          <w:szCs w:val="21"/>
          <w:shd w:val="clear" w:fill="FFFFFF"/>
        </w:rPr>
        <w:t>Kernel </w:t>
      </w:r>
      <w:r>
        <w:rPr>
          <w:rFonts w:hint="default" w:ascii="Tahoma" w:hAnsi="Tahoma" w:eastAsia="Tahoma" w:cs="Tahoma"/>
          <w:b w:val="0"/>
          <w:i w:val="0"/>
          <w:caps w:val="0"/>
          <w:color w:val="333333"/>
          <w:spacing w:val="0"/>
          <w:sz w:val="21"/>
          <w:szCs w:val="21"/>
          <w:shd w:val="clear" w:fill="FFFFFF"/>
        </w:rPr>
        <w:t>方法处理非线性问题的基本思想。</w:t>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jc w:val="left"/>
        <w:rPr>
          <w:rFonts w:hint="default" w:ascii="Tahoma" w:hAnsi="Tahoma" w:eastAsia="Tahoma" w:cs="Tahoma"/>
          <w:sz w:val="21"/>
          <w:szCs w:val="21"/>
        </w:rPr>
      </w:pPr>
      <w:r>
        <w:rPr>
          <w:rFonts w:hint="default" w:ascii="Tahoma" w:hAnsi="Tahoma" w:eastAsia="Tahoma" w:cs="Tahoma"/>
          <w:b w:val="0"/>
          <w:i w:val="0"/>
          <w:caps w:val="0"/>
          <w:color w:val="333333"/>
          <w:spacing w:val="0"/>
          <w:sz w:val="21"/>
          <w:szCs w:val="21"/>
          <w:shd w:val="clear" w:fill="FFFFFF"/>
        </w:rPr>
        <w:t>    再进一步描述 Kernel 的细节之前，不妨再来看看这个例子映射过后的直观例子。当然，你我可能无法把 5 维空间画出来，不过由于我这里生成数据的时候就是用了特殊的情形，具体来说，我这里的超平面实际的方程是这个样子（圆心在 </w:t>
      </w:r>
      <w:r>
        <w:rPr>
          <w:rFonts w:hint="default" w:ascii="MathJax_Math" w:hAnsi="MathJax_Math" w:eastAsia="MathJax_Math" w:cs="MathJax_Math"/>
          <w:b w:val="0"/>
          <w:i/>
          <w:caps w:val="0"/>
          <w:color w:val="333333"/>
          <w:spacing w:val="0"/>
          <w:sz w:val="28"/>
          <w:szCs w:val="28"/>
          <w:shd w:val="clear" w:fill="FFFFFF"/>
        </w:rPr>
        <w:t>X</w:t>
      </w:r>
      <w:r>
        <w:rPr>
          <w:rFonts w:hint="default" w:ascii="MathJax_Main" w:hAnsi="MathJax_Main" w:eastAsia="MathJax_Main" w:cs="MathJax_Main"/>
          <w:b w:val="0"/>
          <w:i w:val="0"/>
          <w:caps w:val="0"/>
          <w:color w:val="333333"/>
          <w:spacing w:val="0"/>
          <w:sz w:val="19"/>
          <w:szCs w:val="19"/>
          <w:shd w:val="clear" w:fill="FFFFFF"/>
        </w:rPr>
        <w:t>2</w:t>
      </w:r>
      <w:r>
        <w:rPr>
          <w:rFonts w:hint="default" w:ascii="Tahoma" w:hAnsi="Tahoma" w:eastAsia="Tahoma" w:cs="Tahoma"/>
          <w:b w:val="0"/>
          <w:i w:val="0"/>
          <w:caps w:val="0"/>
          <w:color w:val="333333"/>
          <w:spacing w:val="0"/>
          <w:sz w:val="21"/>
          <w:szCs w:val="21"/>
          <w:shd w:val="clear" w:fill="FFFFFF"/>
        </w:rPr>
        <w:t> 轴上的一个正圆）：</w:t>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ind w:left="2882" w:right="2882"/>
        <w:jc w:val="left"/>
        <w:rPr>
          <w:rFonts w:hint="default" w:ascii="Tahoma" w:hAnsi="Tahoma" w:eastAsia="Tahoma" w:cs="Tahoma"/>
          <w:sz w:val="21"/>
          <w:szCs w:val="21"/>
        </w:rPr>
      </w:pP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"http://img.blog.csdn.net/20130820145544562"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1562100" cy="619125"/>
            <wp:effectExtent l="0" t="0" r="0" b="9525"/>
            <wp:docPr id="171" name="图片 161" descr="IMG_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61" descr="IMG_416"/>
                    <pic:cNvPicPr>
                      <a:picLocks noChangeAspect="1"/>
                    </pic:cNvPicPr>
                  </pic:nvPicPr>
                  <pic:blipFill>
                    <a:blip r:embed="rId168" r:link="rId169"/>
                    <a:stretch>
                      <a:fillRect/>
                    </a:stretch>
                  </pic:blipFill>
                  <pic:spPr>
                    <a:xfrm>
                      <a:off x="0" y="0"/>
                      <a:ext cx="1562100" cy="619125"/>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jc w:val="left"/>
        <w:rPr>
          <w:rFonts w:hint="default" w:ascii="Tahoma" w:hAnsi="Tahoma" w:eastAsia="Tahoma" w:cs="Tahoma"/>
        </w:rPr>
      </w:pPr>
      <w:r>
        <w:rPr>
          <w:rFonts w:hint="default" w:ascii="Tahoma" w:hAnsi="Tahoma" w:eastAsia="Tahoma" w:cs="Tahoma"/>
          <w:b w:val="0"/>
          <w:i w:val="0"/>
          <w:caps w:val="0"/>
          <w:color w:val="333333"/>
          <w:spacing w:val="0"/>
          <w:sz w:val="21"/>
          <w:szCs w:val="21"/>
          <w:shd w:val="clear" w:fill="FFFFFF"/>
        </w:rPr>
        <w:t>    因此我只需要把它映射到 </w:t>
      </w:r>
      <w:r>
        <w:rPr>
          <w:rFonts w:hint="default" w:ascii="MathJax_Math" w:hAnsi="MathJax_Math" w:eastAsia="MathJax_Math" w:cs="MathJax_Math"/>
          <w:b w:val="0"/>
          <w:i/>
          <w:caps w:val="0"/>
          <w:color w:val="333333"/>
          <w:spacing w:val="0"/>
          <w:sz w:val="28"/>
          <w:szCs w:val="28"/>
          <w:shd w:val="clear" w:fill="FFFFFF"/>
        </w:rPr>
        <w:t>Z</w:t>
      </w:r>
      <w:r>
        <w:rPr>
          <w:rFonts w:hint="default" w:ascii="MathJax_Main" w:hAnsi="MathJax_Main" w:eastAsia="MathJax_Main" w:cs="MathJax_Main"/>
          <w:b w:val="0"/>
          <w:i w:val="0"/>
          <w:caps w:val="0"/>
          <w:color w:val="333333"/>
          <w:spacing w:val="0"/>
          <w:sz w:val="19"/>
          <w:szCs w:val="19"/>
          <w:shd w:val="clear" w:fill="FFFFFF"/>
        </w:rPr>
        <w:t>1</w:t>
      </w:r>
      <w:r>
        <w:rPr>
          <w:rFonts w:hint="default" w:ascii="MathJax_Main" w:hAnsi="MathJax_Main" w:eastAsia="MathJax_Main" w:cs="MathJax_Main"/>
          <w:b w:val="0"/>
          <w:i w:val="0"/>
          <w:caps w:val="0"/>
          <w:color w:val="333333"/>
          <w:spacing w:val="0"/>
          <w:sz w:val="28"/>
          <w:szCs w:val="28"/>
          <w:shd w:val="clear" w:fill="FFFFFF"/>
        </w:rPr>
        <w:t>=</w:t>
      </w:r>
      <w:r>
        <w:rPr>
          <w:rFonts w:hint="default" w:ascii="MathJax_Math" w:hAnsi="MathJax_Math" w:eastAsia="MathJax_Math" w:cs="MathJax_Math"/>
          <w:b w:val="0"/>
          <w:i/>
          <w:caps w:val="0"/>
          <w:color w:val="333333"/>
          <w:spacing w:val="0"/>
          <w:sz w:val="28"/>
          <w:szCs w:val="28"/>
          <w:shd w:val="clear" w:fill="FFFFFF"/>
        </w:rPr>
        <w:t>X</w:t>
      </w:r>
      <w:r>
        <w:rPr>
          <w:rFonts w:hint="default" w:ascii="MathJax_Main" w:hAnsi="MathJax_Main" w:eastAsia="MathJax_Main" w:cs="MathJax_Main"/>
          <w:b w:val="0"/>
          <w:i w:val="0"/>
          <w:caps w:val="0"/>
          <w:color w:val="333333"/>
          <w:spacing w:val="0"/>
          <w:sz w:val="19"/>
          <w:szCs w:val="19"/>
          <w:shd w:val="clear" w:fill="FFFFFF"/>
        </w:rPr>
        <w:t>21</w:t>
      </w:r>
      <w:r>
        <w:rPr>
          <w:rFonts w:hint="default" w:ascii="Tahoma" w:hAnsi="Tahoma" w:eastAsia="Tahoma" w:cs="Tahoma"/>
          <w:b w:val="0"/>
          <w:i w:val="0"/>
          <w:caps w:val="0"/>
          <w:color w:val="333333"/>
          <w:spacing w:val="0"/>
          <w:sz w:val="21"/>
          <w:szCs w:val="21"/>
          <w:shd w:val="clear" w:fill="FFFFFF"/>
        </w:rPr>
        <w:t>, </w:t>
      </w:r>
      <w:r>
        <w:rPr>
          <w:rFonts w:hint="default" w:ascii="MathJax_Math" w:hAnsi="MathJax_Math" w:eastAsia="MathJax_Math" w:cs="MathJax_Math"/>
          <w:b w:val="0"/>
          <w:i/>
          <w:caps w:val="0"/>
          <w:color w:val="333333"/>
          <w:spacing w:val="0"/>
          <w:sz w:val="28"/>
          <w:szCs w:val="28"/>
          <w:shd w:val="clear" w:fill="FFFFFF"/>
        </w:rPr>
        <w:t>Z</w:t>
      </w:r>
      <w:r>
        <w:rPr>
          <w:rFonts w:hint="default" w:ascii="MathJax_Main" w:hAnsi="MathJax_Main" w:eastAsia="MathJax_Main" w:cs="MathJax_Main"/>
          <w:b w:val="0"/>
          <w:i w:val="0"/>
          <w:caps w:val="0"/>
          <w:color w:val="333333"/>
          <w:spacing w:val="0"/>
          <w:sz w:val="19"/>
          <w:szCs w:val="19"/>
          <w:shd w:val="clear" w:fill="FFFFFF"/>
        </w:rPr>
        <w:t>2</w:t>
      </w:r>
      <w:r>
        <w:rPr>
          <w:rFonts w:hint="default" w:ascii="MathJax_Main" w:hAnsi="MathJax_Main" w:eastAsia="MathJax_Main" w:cs="MathJax_Main"/>
          <w:b w:val="0"/>
          <w:i w:val="0"/>
          <w:caps w:val="0"/>
          <w:color w:val="333333"/>
          <w:spacing w:val="0"/>
          <w:sz w:val="28"/>
          <w:szCs w:val="28"/>
          <w:shd w:val="clear" w:fill="FFFFFF"/>
        </w:rPr>
        <w:t>=</w:t>
      </w:r>
      <w:r>
        <w:rPr>
          <w:rFonts w:hint="default" w:ascii="MathJax_Math" w:hAnsi="MathJax_Math" w:eastAsia="MathJax_Math" w:cs="MathJax_Math"/>
          <w:b w:val="0"/>
          <w:i/>
          <w:caps w:val="0"/>
          <w:color w:val="333333"/>
          <w:spacing w:val="0"/>
          <w:sz w:val="28"/>
          <w:szCs w:val="28"/>
          <w:shd w:val="clear" w:fill="FFFFFF"/>
        </w:rPr>
        <w:t>X</w:t>
      </w:r>
      <w:r>
        <w:rPr>
          <w:rFonts w:hint="default" w:ascii="MathJax_Main" w:hAnsi="MathJax_Main" w:eastAsia="MathJax_Main" w:cs="MathJax_Main"/>
          <w:b w:val="0"/>
          <w:i w:val="0"/>
          <w:caps w:val="0"/>
          <w:color w:val="333333"/>
          <w:spacing w:val="0"/>
          <w:sz w:val="19"/>
          <w:szCs w:val="19"/>
          <w:shd w:val="clear" w:fill="FFFFFF"/>
        </w:rPr>
        <w:t>22</w:t>
      </w:r>
      <w:r>
        <w:rPr>
          <w:rFonts w:hint="default" w:ascii="Tahoma" w:hAnsi="Tahoma" w:eastAsia="Tahoma" w:cs="Tahoma"/>
          <w:b w:val="0"/>
          <w:i w:val="0"/>
          <w:caps w:val="0"/>
          <w:color w:val="333333"/>
          <w:spacing w:val="0"/>
          <w:sz w:val="21"/>
          <w:szCs w:val="21"/>
          <w:shd w:val="clear" w:fill="FFFFFF"/>
        </w:rPr>
        <w:t>, </w:t>
      </w:r>
      <w:r>
        <w:rPr>
          <w:rFonts w:hint="default" w:ascii="MathJax_Math" w:hAnsi="MathJax_Math" w:eastAsia="MathJax_Math" w:cs="MathJax_Math"/>
          <w:b w:val="0"/>
          <w:i/>
          <w:caps w:val="0"/>
          <w:color w:val="333333"/>
          <w:spacing w:val="0"/>
          <w:sz w:val="28"/>
          <w:szCs w:val="28"/>
          <w:shd w:val="clear" w:fill="FFFFFF"/>
        </w:rPr>
        <w:t>Z</w:t>
      </w:r>
      <w:r>
        <w:rPr>
          <w:rFonts w:hint="default" w:ascii="MathJax_Main" w:hAnsi="MathJax_Main" w:eastAsia="MathJax_Main" w:cs="MathJax_Main"/>
          <w:b w:val="0"/>
          <w:i w:val="0"/>
          <w:caps w:val="0"/>
          <w:color w:val="333333"/>
          <w:spacing w:val="0"/>
          <w:sz w:val="19"/>
          <w:szCs w:val="19"/>
          <w:shd w:val="clear" w:fill="FFFFFF"/>
        </w:rPr>
        <w:t>3</w:t>
      </w:r>
      <w:r>
        <w:rPr>
          <w:rFonts w:hint="default" w:ascii="MathJax_Main" w:hAnsi="MathJax_Main" w:eastAsia="MathJax_Main" w:cs="MathJax_Main"/>
          <w:b w:val="0"/>
          <w:i w:val="0"/>
          <w:caps w:val="0"/>
          <w:color w:val="333333"/>
          <w:spacing w:val="0"/>
          <w:sz w:val="28"/>
          <w:szCs w:val="28"/>
          <w:shd w:val="clear" w:fill="FFFFFF"/>
        </w:rPr>
        <w:t>=</w:t>
      </w:r>
      <w:r>
        <w:rPr>
          <w:rFonts w:hint="default" w:ascii="MathJax_Math" w:hAnsi="MathJax_Math" w:eastAsia="MathJax_Math" w:cs="MathJax_Math"/>
          <w:b w:val="0"/>
          <w:i/>
          <w:caps w:val="0"/>
          <w:color w:val="333333"/>
          <w:spacing w:val="0"/>
          <w:sz w:val="28"/>
          <w:szCs w:val="28"/>
          <w:shd w:val="clear" w:fill="FFFFFF"/>
        </w:rPr>
        <w:t>X</w:t>
      </w:r>
      <w:r>
        <w:rPr>
          <w:rFonts w:hint="default" w:ascii="MathJax_Main" w:hAnsi="MathJax_Main" w:eastAsia="MathJax_Main" w:cs="MathJax_Main"/>
          <w:b w:val="0"/>
          <w:i w:val="0"/>
          <w:caps w:val="0"/>
          <w:color w:val="333333"/>
          <w:spacing w:val="0"/>
          <w:sz w:val="19"/>
          <w:szCs w:val="19"/>
          <w:shd w:val="clear" w:fill="FFFFFF"/>
        </w:rPr>
        <w:t>2</w:t>
      </w:r>
      <w:r>
        <w:rPr>
          <w:rFonts w:hint="default" w:ascii="Tahoma" w:hAnsi="Tahoma" w:eastAsia="Tahoma" w:cs="Tahoma"/>
          <w:b w:val="0"/>
          <w:i w:val="0"/>
          <w:caps w:val="0"/>
          <w:color w:val="333333"/>
          <w:spacing w:val="0"/>
          <w:sz w:val="21"/>
          <w:szCs w:val="21"/>
          <w:shd w:val="clear" w:fill="FFFFFF"/>
        </w:rPr>
        <w:t> 这样一个三维空间中即可，下图即是映射之后的结果，将坐标轴经过适当的旋转，就可以很明显地看出，数据是可以通过一个平面来分开的(</w:t>
      </w:r>
      <w:r>
        <w:rPr>
          <w:rFonts w:hint="default" w:ascii="Comic Sans MS" w:hAnsi="Comic Sans MS" w:eastAsia="Comic Sans MS" w:cs="Comic Sans MS"/>
          <w:b w:val="0"/>
          <w:i w:val="0"/>
          <w:caps w:val="0"/>
          <w:color w:val="333333"/>
          <w:spacing w:val="0"/>
          <w:sz w:val="21"/>
          <w:szCs w:val="21"/>
          <w:shd w:val="clear" w:fill="FFFFFF"/>
        </w:rPr>
        <w:t>pluskid：</w:t>
      </w:r>
      <w:r>
        <w:rPr>
          <w:rFonts w:hint="default" w:ascii="Tahoma" w:hAnsi="Tahoma" w:eastAsia="Tahoma" w:cs="Tahoma"/>
          <w:b w:val="0"/>
          <w:i w:val="0"/>
          <w:caps w:val="0"/>
          <w:color w:val="333333"/>
          <w:spacing w:val="0"/>
          <w:sz w:val="18"/>
          <w:szCs w:val="18"/>
          <w:shd w:val="clear" w:fill="FFFFFF"/>
        </w:rPr>
        <w:t>下面的gif 动画，先用 Matlab 画出一张张图片，再用 Imagemagick 拼贴成</w:t>
      </w:r>
      <w:r>
        <w:rPr>
          <w:rFonts w:hint="default" w:ascii="Tahoma" w:hAnsi="Tahoma" w:eastAsia="Tahoma" w:cs="Tahoma"/>
          <w:b w:val="0"/>
          <w:i w:val="0"/>
          <w:caps w:val="0"/>
          <w:color w:val="333333"/>
          <w:spacing w:val="0"/>
          <w:sz w:val="21"/>
          <w:szCs w:val="21"/>
          <w:shd w:val="clear" w:fill="FFFFFF"/>
        </w:rPr>
        <w:t>)：</w:t>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ind w:left="1440" w:right="1440"/>
        <w:jc w:val="left"/>
        <w:rPr>
          <w:rFonts w:hint="default" w:ascii="Tahoma" w:hAnsi="Tahoma" w:eastAsia="Tahoma" w:cs="Tahoma"/>
          <w:sz w:val="21"/>
          <w:szCs w:val="21"/>
        </w:rPr>
      </w:pP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"http://img.my.csdn.net/uploads/201304/03/1364952814_3505.gif"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3261995" cy="2615565"/>
            <wp:effectExtent l="0" t="0" r="14605" b="13335"/>
            <wp:docPr id="193" name="图片 162" descr="IMG_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62" descr="IMG_417"/>
                    <pic:cNvPicPr>
                      <a:picLocks noChangeAspect="1"/>
                    </pic:cNvPicPr>
                  </pic:nvPicPr>
                  <pic:blipFill>
                    <a:blip r:embed="rId170" r:link="rId171"/>
                    <a:stretch>
                      <a:fillRect/>
                    </a:stretch>
                  </pic:blipFill>
                  <pic:spPr>
                    <a:xfrm>
                      <a:off x="0" y="0"/>
                      <a:ext cx="3261995" cy="2615565"/>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p>
    <w:p>
      <w:pPr>
        <w:pStyle w:val="6"/>
        <w:keepNext w:val="0"/>
        <w:keepLines w:val="0"/>
        <w:widowControl/>
        <w:suppressLineNumbers w:val="0"/>
        <w:pBdr>
          <w:top w:val="none" w:color="auto" w:sz="0" w:space="0"/>
          <w:bottom w:val="none" w:color="auto" w:sz="0" w:space="0"/>
        </w:pBdr>
        <w:shd w:val="clear" w:fill="FFFFFF"/>
        <w:spacing w:before="210" w:beforeAutospacing="0" w:after="210" w:afterAutospacing="0" w:line="300" w:lineRule="atLeast"/>
        <w:ind w:left="0" w:firstLine="0"/>
        <w:jc w:val="left"/>
        <w:rPr>
          <w:rFonts w:hint="default" w:ascii="Tahoma" w:hAnsi="Tahoma" w:eastAsia="Tahoma" w:cs="Tahoma"/>
          <w:b w:val="0"/>
          <w:i w:val="0"/>
          <w:caps w:val="0"/>
          <w:color w:val="333333"/>
          <w:spacing w:val="0"/>
          <w:sz w:val="21"/>
          <w:szCs w:val="21"/>
        </w:rPr>
      </w:pPr>
      <w:r>
        <w:rPr>
          <w:rFonts w:hint="default" w:ascii="Tahoma" w:hAnsi="Tahoma" w:eastAsia="Tahoma" w:cs="Tahoma"/>
          <w:b w:val="0"/>
          <w:i w:val="0"/>
          <w:caps w:val="0"/>
          <w:color w:val="333333"/>
          <w:spacing w:val="0"/>
          <w:sz w:val="21"/>
          <w:szCs w:val="21"/>
          <w:shd w:val="clear" w:fill="FFFFFF"/>
        </w:rPr>
        <w:t>    核函数相当于把原来的分类函数：</w:t>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ind w:left="1440" w:right="1440"/>
        <w:jc w:val="left"/>
        <w:rPr>
          <w:rFonts w:hint="default" w:ascii="Tahoma" w:hAnsi="Tahoma" w:eastAsia="Tahoma" w:cs="Tahoma"/>
        </w:rPr>
      </w:pP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"http://img.my.csdn.net/uploads/201210/25/1351142877_8481.jpg"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3009900" cy="619125"/>
            <wp:effectExtent l="0" t="0" r="0" b="9525"/>
            <wp:docPr id="170" name="图片 163" descr="IMG_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63" descr="IMG_418"/>
                    <pic:cNvPicPr>
                      <a:picLocks noChangeAspect="1"/>
                    </pic:cNvPicPr>
                  </pic:nvPicPr>
                  <pic:blipFill>
                    <a:blip r:embed="rId172" r:link="rId173"/>
                    <a:stretch>
                      <a:fillRect/>
                    </a:stretch>
                  </pic:blipFill>
                  <pic:spPr>
                    <a:xfrm>
                      <a:off x="0" y="0"/>
                      <a:ext cx="3009900" cy="619125"/>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p>
    <w:p>
      <w:pPr>
        <w:pStyle w:val="6"/>
        <w:keepNext w:val="0"/>
        <w:keepLines w:val="0"/>
        <w:widowControl/>
        <w:suppressLineNumbers w:val="0"/>
        <w:pBdr>
          <w:top w:val="none" w:color="auto" w:sz="0" w:space="0"/>
          <w:bottom w:val="none" w:color="auto" w:sz="0" w:space="0"/>
        </w:pBdr>
        <w:shd w:val="clear" w:fill="FFFFFF"/>
        <w:spacing w:before="210" w:beforeAutospacing="0" w:after="210" w:afterAutospacing="0" w:line="300" w:lineRule="atLeast"/>
        <w:ind w:left="0" w:firstLine="0"/>
        <w:jc w:val="left"/>
        <w:rPr>
          <w:rFonts w:hint="default" w:ascii="Tahoma" w:hAnsi="Tahoma" w:eastAsia="Tahoma" w:cs="Tahoma"/>
          <w:b w:val="0"/>
          <w:i w:val="0"/>
          <w:caps w:val="0"/>
          <w:color w:val="333333"/>
          <w:spacing w:val="0"/>
          <w:sz w:val="21"/>
          <w:szCs w:val="21"/>
        </w:rPr>
      </w:pPr>
      <w:r>
        <w:rPr>
          <w:rFonts w:hint="default" w:ascii="Tahoma" w:hAnsi="Tahoma" w:eastAsia="Tahoma" w:cs="Tahoma"/>
          <w:b w:val="0"/>
          <w:i w:val="0"/>
          <w:caps w:val="0"/>
          <w:color w:val="333333"/>
          <w:spacing w:val="0"/>
          <w:sz w:val="21"/>
          <w:szCs w:val="21"/>
          <w:shd w:val="clear" w:fill="FFFFFF"/>
        </w:rPr>
        <w:t>    映射成：</w:t>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ind w:left="1440" w:right="1440"/>
        <w:jc w:val="left"/>
        <w:rPr>
          <w:rFonts w:hint="default" w:ascii="Tahoma" w:hAnsi="Tahoma" w:eastAsia="Tahoma" w:cs="Tahoma"/>
          <w:sz w:val="21"/>
          <w:szCs w:val="21"/>
        </w:rPr>
      </w:pP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"http://img.my.csdn.net/uploads/201210/25/1351142890_4908.jpg"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3190875" cy="628650"/>
            <wp:effectExtent l="0" t="0" r="9525" b="0"/>
            <wp:docPr id="194" name="图片 164" descr="IMG_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64" descr="IMG_419"/>
                    <pic:cNvPicPr>
                      <a:picLocks noChangeAspect="1"/>
                    </pic:cNvPicPr>
                  </pic:nvPicPr>
                  <pic:blipFill>
                    <a:blip r:embed="rId174" r:link="rId175"/>
                    <a:stretch>
                      <a:fillRect/>
                    </a:stretch>
                  </pic:blipFill>
                  <pic:spPr>
                    <a:xfrm>
                      <a:off x="0" y="0"/>
                      <a:ext cx="3190875" cy="62865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p>
    <w:p>
      <w:pPr>
        <w:pStyle w:val="6"/>
        <w:keepNext w:val="0"/>
        <w:keepLines w:val="0"/>
        <w:widowControl/>
        <w:suppressLineNumbers w:val="0"/>
        <w:pBdr>
          <w:top w:val="none" w:color="auto" w:sz="0" w:space="0"/>
          <w:bottom w:val="none" w:color="auto" w:sz="0" w:space="0"/>
        </w:pBdr>
        <w:shd w:val="clear" w:fill="FFFFFF"/>
        <w:spacing w:before="210" w:beforeAutospacing="0" w:after="210" w:afterAutospacing="0" w:line="300" w:lineRule="atLeast"/>
        <w:ind w:left="0" w:firstLine="0"/>
        <w:jc w:val="left"/>
        <w:rPr>
          <w:rFonts w:hint="default" w:ascii="Tahoma" w:hAnsi="Tahoma" w:eastAsia="Tahoma" w:cs="Tahoma"/>
          <w:b w:val="0"/>
          <w:i w:val="0"/>
          <w:caps w:val="0"/>
          <w:color w:val="333333"/>
          <w:spacing w:val="0"/>
          <w:sz w:val="21"/>
          <w:szCs w:val="21"/>
        </w:rPr>
      </w:pPr>
      <w:r>
        <w:rPr>
          <w:rFonts w:hint="default" w:ascii="Tahoma" w:hAnsi="Tahoma" w:eastAsia="Tahoma" w:cs="Tahoma"/>
          <w:b w:val="0"/>
          <w:i w:val="0"/>
          <w:caps w:val="0"/>
          <w:color w:val="333333"/>
          <w:spacing w:val="0"/>
          <w:sz w:val="21"/>
          <w:szCs w:val="21"/>
          <w:shd w:val="clear" w:fill="FFFFFF"/>
        </w:rPr>
        <w:t>    而其中的</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"http://img.blog.csdn.net/20131111164022593"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142875" cy="152400"/>
            <wp:effectExtent l="0" t="0" r="9525" b="0"/>
            <wp:docPr id="192" name="图片 165" descr="IMG_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65" descr="IMG_420"/>
                    <pic:cNvPicPr>
                      <a:picLocks noChangeAspect="1"/>
                    </pic:cNvPicPr>
                  </pic:nvPicPr>
                  <pic:blipFill>
                    <a:blip r:embed="rId110" r:link="rId111"/>
                    <a:stretch>
                      <a:fillRect/>
                    </a:stretch>
                  </pic:blipFill>
                  <pic:spPr>
                    <a:xfrm>
                      <a:off x="0" y="0"/>
                      <a:ext cx="142875" cy="1524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Tahoma" w:hAnsi="Tahoma" w:eastAsia="Tahoma" w:cs="Tahoma"/>
          <w:b w:val="0"/>
          <w:i w:val="0"/>
          <w:caps w:val="0"/>
          <w:color w:val="333333"/>
          <w:spacing w:val="0"/>
          <w:sz w:val="21"/>
          <w:szCs w:val="21"/>
          <w:shd w:val="clear" w:fill="FFFFFF"/>
        </w:rPr>
        <w:t>可以通过求解如下 dual 问题而得到的：</w:t>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ind w:left="1440" w:right="1440"/>
        <w:jc w:val="left"/>
        <w:rPr>
          <w:rFonts w:hint="default" w:ascii="Tahoma" w:hAnsi="Tahoma" w:eastAsia="Tahoma" w:cs="Tahoma"/>
          <w:sz w:val="21"/>
          <w:szCs w:val="21"/>
        </w:rPr>
      </w:pP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"http://img.my.csdn.net/uploads/201210/25/1351142906_9411.jpg"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3439795" cy="1235075"/>
            <wp:effectExtent l="0" t="0" r="8255" b="3175"/>
            <wp:docPr id="191" name="图片 166" descr="IMG_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66" descr="IMG_421"/>
                    <pic:cNvPicPr>
                      <a:picLocks noChangeAspect="1"/>
                    </pic:cNvPicPr>
                  </pic:nvPicPr>
                  <pic:blipFill>
                    <a:blip r:embed="rId176" r:link="rId177"/>
                    <a:stretch>
                      <a:fillRect/>
                    </a:stretch>
                  </pic:blipFill>
                  <pic:spPr>
                    <a:xfrm>
                      <a:off x="0" y="0"/>
                      <a:ext cx="3439795" cy="1235075"/>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这样一来问题就解决了吗？似乎是的：拿到非线性数据，就找一个映射 </w:t>
      </w:r>
      <w:r>
        <w:rPr>
          <w:rFonts w:hint="default" w:ascii="Arial" w:hAnsi="Arial" w:cs="Arial"/>
          <w:b w:val="0"/>
          <w:i w:val="0"/>
          <w:caps w:val="0"/>
          <w:color w:val="333333"/>
          <w:spacing w:val="0"/>
          <w:sz w:val="27"/>
          <w:szCs w:val="27"/>
          <w:shd w:val="clear" w:fill="FFFFFF"/>
        </w:rPr>
        <w:fldChar w:fldCharType="begin"/>
      </w:r>
      <w:r>
        <w:rPr>
          <w:rFonts w:hint="default" w:ascii="Arial" w:hAnsi="Arial" w:cs="Arial"/>
          <w:b w:val="0"/>
          <w:i w:val="0"/>
          <w:caps w:val="0"/>
          <w:color w:val="333333"/>
          <w:spacing w:val="0"/>
          <w:sz w:val="27"/>
          <w:szCs w:val="27"/>
          <w:shd w:val="clear" w:fill="FFFFFF"/>
        </w:rPr>
        <w:instrText xml:space="preserve">INCLUDEPICTURE \d "http://blog.pluskid.org/MathJax/fonts/HTML-CSS/TeX/png/Math/Italic/141/03D5.png" \* MERGEFORMATINET </w:instrText>
      </w:r>
      <w:r>
        <w:rPr>
          <w:rFonts w:hint="default" w:ascii="Arial" w:hAnsi="Arial" w:cs="Arial"/>
          <w:b w:val="0"/>
          <w:i w:val="0"/>
          <w:caps w:val="0"/>
          <w:color w:val="333333"/>
          <w:spacing w:val="0"/>
          <w:sz w:val="27"/>
          <w:szCs w:val="27"/>
          <w:shd w:val="clear" w:fill="FFFFFF"/>
        </w:rPr>
        <w:fldChar w:fldCharType="separate"/>
      </w:r>
      <w:r>
        <w:rPr>
          <w:rFonts w:hint="default" w:ascii="Arial" w:hAnsi="Arial" w:cs="Arial"/>
          <w:b w:val="0"/>
          <w:i w:val="0"/>
          <w:caps w:val="0"/>
          <w:color w:val="333333"/>
          <w:spacing w:val="0"/>
          <w:sz w:val="27"/>
          <w:szCs w:val="27"/>
          <w:shd w:val="clear" w:fill="FFFFFF"/>
        </w:rPr>
        <w:drawing>
          <wp:inline distT="0" distB="0" distL="114300" distR="114300">
            <wp:extent cx="114300" cy="171450"/>
            <wp:effectExtent l="0" t="0" r="0" b="0"/>
            <wp:docPr id="169" name="图片 167" descr="IMG_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7" descr="IMG_422"/>
                    <pic:cNvPicPr>
                      <a:picLocks noChangeAspect="1"/>
                    </pic:cNvPicPr>
                  </pic:nvPicPr>
                  <pic:blipFill>
                    <a:blip r:embed="rId178" r:link="rId179"/>
                    <a:stretch>
                      <a:fillRect/>
                    </a:stretch>
                  </pic:blipFill>
                  <pic:spPr>
                    <a:xfrm>
                      <a:off x="0" y="0"/>
                      <a:ext cx="114300" cy="171450"/>
                    </a:xfrm>
                    <a:prstGeom prst="rect">
                      <a:avLst/>
                    </a:prstGeom>
                    <a:noFill/>
                    <a:ln w="9525">
                      <a:noFill/>
                      <a:miter/>
                    </a:ln>
                  </pic:spPr>
                </pic:pic>
              </a:graphicData>
            </a:graphic>
          </wp:inline>
        </w:drawing>
      </w:r>
      <w:r>
        <w:rPr>
          <w:rFonts w:hint="default" w:ascii="Arial" w:hAnsi="Arial" w:cs="Arial"/>
          <w:b w:val="0"/>
          <w:i w:val="0"/>
          <w:caps w:val="0"/>
          <w:color w:val="333333"/>
          <w:spacing w:val="0"/>
          <w:sz w:val="27"/>
          <w:szCs w:val="27"/>
          <w:shd w:val="clear" w:fill="FFFFFF"/>
        </w:rPr>
        <w:fldChar w:fldCharType="end"/>
      </w:r>
      <w:r>
        <w:rPr>
          <w:rFonts w:hint="default" w:ascii="Arial" w:hAnsi="Arial" w:cs="Arial"/>
          <w:b w:val="0"/>
          <w:i w:val="0"/>
          <w:caps w:val="0"/>
          <w:color w:val="333333"/>
          <w:spacing w:val="0"/>
          <w:sz w:val="27"/>
          <w:szCs w:val="27"/>
          <w:shd w:val="clear" w:fill="FFFFFF"/>
        </w:rPr>
        <w:fldChar w:fldCharType="begin"/>
      </w:r>
      <w:r>
        <w:rPr>
          <w:rFonts w:hint="default" w:ascii="Arial" w:hAnsi="Arial" w:cs="Arial"/>
          <w:b w:val="0"/>
          <w:i w:val="0"/>
          <w:caps w:val="0"/>
          <w:color w:val="333333"/>
          <w:spacing w:val="0"/>
          <w:sz w:val="27"/>
          <w:szCs w:val="27"/>
          <w:shd w:val="clear" w:fill="FFFFFF"/>
        </w:rPr>
        <w:instrText xml:space="preserve">INCLUDEPICTURE \d "http://blog.pluskid.org/MathJax/fonts/HTML-CSS/TeX/png/Main/Regular/141/0028.png" \* MERGEFORMATINET </w:instrText>
      </w:r>
      <w:r>
        <w:rPr>
          <w:rFonts w:hint="default" w:ascii="Arial" w:hAnsi="Arial" w:cs="Arial"/>
          <w:b w:val="0"/>
          <w:i w:val="0"/>
          <w:caps w:val="0"/>
          <w:color w:val="333333"/>
          <w:spacing w:val="0"/>
          <w:sz w:val="27"/>
          <w:szCs w:val="27"/>
          <w:shd w:val="clear" w:fill="FFFFFF"/>
        </w:rPr>
        <w:fldChar w:fldCharType="separate"/>
      </w:r>
      <w:r>
        <w:rPr>
          <w:rFonts w:hint="default" w:ascii="Arial" w:hAnsi="Arial" w:cs="Arial"/>
          <w:b w:val="0"/>
          <w:i w:val="0"/>
          <w:caps w:val="0"/>
          <w:color w:val="333333"/>
          <w:spacing w:val="0"/>
          <w:sz w:val="27"/>
          <w:szCs w:val="27"/>
          <w:shd w:val="clear" w:fill="FFFFFF"/>
        </w:rPr>
        <w:drawing>
          <wp:inline distT="0" distB="0" distL="114300" distR="114300">
            <wp:extent cx="66675" cy="200025"/>
            <wp:effectExtent l="0" t="0" r="9525" b="9525"/>
            <wp:docPr id="168" name="图片 168" descr="IMG_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descr="IMG_423"/>
                    <pic:cNvPicPr>
                      <a:picLocks noChangeAspect="1"/>
                    </pic:cNvPicPr>
                  </pic:nvPicPr>
                  <pic:blipFill>
                    <a:blip r:embed="rId180" r:link="rId181"/>
                    <a:stretch>
                      <a:fillRect/>
                    </a:stretch>
                  </pic:blipFill>
                  <pic:spPr>
                    <a:xfrm>
                      <a:off x="0" y="0"/>
                      <a:ext cx="66675" cy="200025"/>
                    </a:xfrm>
                    <a:prstGeom prst="rect">
                      <a:avLst/>
                    </a:prstGeom>
                    <a:noFill/>
                    <a:ln w="9525">
                      <a:noFill/>
                      <a:miter/>
                    </a:ln>
                  </pic:spPr>
                </pic:pic>
              </a:graphicData>
            </a:graphic>
          </wp:inline>
        </w:drawing>
      </w:r>
      <w:r>
        <w:rPr>
          <w:rFonts w:hint="default" w:ascii="Arial" w:hAnsi="Arial" w:cs="Arial"/>
          <w:b w:val="0"/>
          <w:i w:val="0"/>
          <w:caps w:val="0"/>
          <w:color w:val="333333"/>
          <w:spacing w:val="0"/>
          <w:sz w:val="27"/>
          <w:szCs w:val="27"/>
          <w:shd w:val="clear" w:fill="FFFFFF"/>
        </w:rPr>
        <w:fldChar w:fldCharType="end"/>
      </w:r>
      <w:r>
        <w:rPr>
          <w:rFonts w:hint="default" w:ascii="Arial" w:hAnsi="Arial" w:cs="Arial"/>
          <w:b w:val="0"/>
          <w:i w:val="0"/>
          <w:caps w:val="0"/>
          <w:color w:val="333333"/>
          <w:spacing w:val="0"/>
          <w:sz w:val="27"/>
          <w:szCs w:val="27"/>
          <w:shd w:val="clear" w:fill="FFFFFF"/>
        </w:rPr>
        <w:fldChar w:fldCharType="begin"/>
      </w:r>
      <w:r>
        <w:rPr>
          <w:rFonts w:hint="default" w:ascii="Arial" w:hAnsi="Arial" w:cs="Arial"/>
          <w:b w:val="0"/>
          <w:i w:val="0"/>
          <w:caps w:val="0"/>
          <w:color w:val="333333"/>
          <w:spacing w:val="0"/>
          <w:sz w:val="27"/>
          <w:szCs w:val="27"/>
          <w:shd w:val="clear" w:fill="FFFFFF"/>
        </w:rPr>
        <w:instrText xml:space="preserve">INCLUDEPICTURE \d "http://blog.pluskid.org/MathJax/fonts/HTML-CSS/TeX/png/Main/Regular/141/22C5.png" \* MERGEFORMATINET </w:instrText>
      </w:r>
      <w:r>
        <w:rPr>
          <w:rFonts w:hint="default" w:ascii="Arial" w:hAnsi="Arial" w:cs="Arial"/>
          <w:b w:val="0"/>
          <w:i w:val="0"/>
          <w:caps w:val="0"/>
          <w:color w:val="333333"/>
          <w:spacing w:val="0"/>
          <w:sz w:val="27"/>
          <w:szCs w:val="27"/>
          <w:shd w:val="clear" w:fill="FFFFFF"/>
        </w:rPr>
        <w:fldChar w:fldCharType="separate"/>
      </w:r>
      <w:r>
        <w:rPr>
          <w:rFonts w:hint="default" w:ascii="Arial" w:hAnsi="Arial" w:cs="Arial"/>
          <w:b w:val="0"/>
          <w:i w:val="0"/>
          <w:caps w:val="0"/>
          <w:color w:val="333333"/>
          <w:spacing w:val="0"/>
          <w:sz w:val="27"/>
          <w:szCs w:val="27"/>
          <w:shd w:val="clear" w:fill="FFFFFF"/>
        </w:rPr>
        <w:drawing>
          <wp:inline distT="0" distB="0" distL="114300" distR="114300">
            <wp:extent cx="38100" cy="38100"/>
            <wp:effectExtent l="0" t="0" r="0" b="0"/>
            <wp:docPr id="185" name="图片 169" descr="IMG_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69" descr="IMG_424"/>
                    <pic:cNvPicPr>
                      <a:picLocks noChangeAspect="1"/>
                    </pic:cNvPicPr>
                  </pic:nvPicPr>
                  <pic:blipFill>
                    <a:blip r:embed="rId182" r:link="rId183"/>
                    <a:stretch>
                      <a:fillRect/>
                    </a:stretch>
                  </pic:blipFill>
                  <pic:spPr>
                    <a:xfrm>
                      <a:off x="0" y="0"/>
                      <a:ext cx="38100" cy="38100"/>
                    </a:xfrm>
                    <a:prstGeom prst="rect">
                      <a:avLst/>
                    </a:prstGeom>
                    <a:noFill/>
                    <a:ln w="9525">
                      <a:noFill/>
                      <a:miter/>
                    </a:ln>
                  </pic:spPr>
                </pic:pic>
              </a:graphicData>
            </a:graphic>
          </wp:inline>
        </w:drawing>
      </w:r>
      <w:r>
        <w:rPr>
          <w:rFonts w:hint="default" w:ascii="Arial" w:hAnsi="Arial" w:cs="Arial"/>
          <w:b w:val="0"/>
          <w:i w:val="0"/>
          <w:caps w:val="0"/>
          <w:color w:val="333333"/>
          <w:spacing w:val="0"/>
          <w:sz w:val="27"/>
          <w:szCs w:val="27"/>
          <w:shd w:val="clear" w:fill="FFFFFF"/>
        </w:rPr>
        <w:fldChar w:fldCharType="end"/>
      </w:r>
      <w:r>
        <w:rPr>
          <w:rFonts w:hint="default" w:ascii="Arial" w:hAnsi="Arial" w:cs="Arial"/>
          <w:b w:val="0"/>
          <w:i w:val="0"/>
          <w:caps w:val="0"/>
          <w:color w:val="333333"/>
          <w:spacing w:val="0"/>
          <w:sz w:val="27"/>
          <w:szCs w:val="27"/>
          <w:shd w:val="clear" w:fill="FFFFFF"/>
        </w:rPr>
        <w:fldChar w:fldCharType="begin"/>
      </w:r>
      <w:r>
        <w:rPr>
          <w:rFonts w:hint="default" w:ascii="Arial" w:hAnsi="Arial" w:cs="Arial"/>
          <w:b w:val="0"/>
          <w:i w:val="0"/>
          <w:caps w:val="0"/>
          <w:color w:val="333333"/>
          <w:spacing w:val="0"/>
          <w:sz w:val="27"/>
          <w:szCs w:val="27"/>
          <w:shd w:val="clear" w:fill="FFFFFF"/>
        </w:rPr>
        <w:instrText xml:space="preserve">INCLUDEPICTURE \d "http://blog.pluskid.org/MathJax/fonts/HTML-CSS/TeX/png/Main/Regular/141/0029.png" \* MERGEFORMATINET </w:instrText>
      </w:r>
      <w:r>
        <w:rPr>
          <w:rFonts w:hint="default" w:ascii="Arial" w:hAnsi="Arial" w:cs="Arial"/>
          <w:b w:val="0"/>
          <w:i w:val="0"/>
          <w:caps w:val="0"/>
          <w:color w:val="333333"/>
          <w:spacing w:val="0"/>
          <w:sz w:val="27"/>
          <w:szCs w:val="27"/>
          <w:shd w:val="clear" w:fill="FFFFFF"/>
        </w:rPr>
        <w:fldChar w:fldCharType="separate"/>
      </w:r>
      <w:r>
        <w:rPr>
          <w:rFonts w:hint="default" w:ascii="Arial" w:hAnsi="Arial" w:cs="Arial"/>
          <w:b w:val="0"/>
          <w:i w:val="0"/>
          <w:caps w:val="0"/>
          <w:color w:val="333333"/>
          <w:spacing w:val="0"/>
          <w:sz w:val="27"/>
          <w:szCs w:val="27"/>
          <w:shd w:val="clear" w:fill="FFFFFF"/>
        </w:rPr>
        <w:drawing>
          <wp:inline distT="0" distB="0" distL="114300" distR="114300">
            <wp:extent cx="57150" cy="200025"/>
            <wp:effectExtent l="0" t="0" r="0" b="9525"/>
            <wp:docPr id="164" name="图片 170" descr="IMG_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70" descr="IMG_425"/>
                    <pic:cNvPicPr>
                      <a:picLocks noChangeAspect="1"/>
                    </pic:cNvPicPr>
                  </pic:nvPicPr>
                  <pic:blipFill>
                    <a:blip r:embed="rId184" r:link="rId185"/>
                    <a:stretch>
                      <a:fillRect/>
                    </a:stretch>
                  </pic:blipFill>
                  <pic:spPr>
                    <a:xfrm>
                      <a:off x="0" y="0"/>
                      <a:ext cx="57150" cy="200025"/>
                    </a:xfrm>
                    <a:prstGeom prst="rect">
                      <a:avLst/>
                    </a:prstGeom>
                    <a:noFill/>
                    <a:ln w="9525">
                      <a:noFill/>
                      <a:miter/>
                    </a:ln>
                  </pic:spPr>
                </pic:pic>
              </a:graphicData>
            </a:graphic>
          </wp:inline>
        </w:drawing>
      </w:r>
      <w:r>
        <w:rPr>
          <w:rFonts w:hint="default" w:ascii="Arial" w:hAnsi="Arial" w:cs="Arial"/>
          <w:b w:val="0"/>
          <w:i w:val="0"/>
          <w:caps w:val="0"/>
          <w:color w:val="333333"/>
          <w:spacing w:val="0"/>
          <w:sz w:val="27"/>
          <w:szCs w:val="27"/>
          <w:shd w:val="clear" w:fill="FFFFFF"/>
        </w:rPr>
        <w:fldChar w:fldCharType="end"/>
      </w:r>
      <w:r>
        <w:rPr>
          <w:rFonts w:hint="default" w:ascii="Arial" w:hAnsi="Arial" w:cs="Arial"/>
          <w:b w:val="0"/>
          <w:i w:val="0"/>
          <w:caps w:val="0"/>
          <w:color w:val="333333"/>
          <w:spacing w:val="0"/>
          <w:sz w:val="21"/>
          <w:szCs w:val="21"/>
          <w:shd w:val="clear" w:fill="FFFFFF"/>
        </w:rPr>
        <w:t> ，然后一股脑把原来的数据映射到新空间中，再做线性 SVM 即可。不过事实上没有这么简单！其实刚才的方法稍想一下就会发现有问题：在最初的例子里，我们对一个二维空间做映射，选择的新空间是原始空间的所有一阶和二阶的组合，得到了五个维度；如果原始空间是三维，那么我们会得到 19 维的新空间，这个数目是呈爆炸性增长的，这给 </w:t>
      </w:r>
      <w:r>
        <w:rPr>
          <w:rFonts w:hint="default" w:ascii="Arial" w:hAnsi="Arial" w:cs="Arial"/>
          <w:b w:val="0"/>
          <w:i w:val="0"/>
          <w:caps w:val="0"/>
          <w:color w:val="333333"/>
          <w:spacing w:val="0"/>
          <w:sz w:val="27"/>
          <w:szCs w:val="27"/>
          <w:shd w:val="clear" w:fill="FFFFFF"/>
        </w:rPr>
        <w:fldChar w:fldCharType="begin"/>
      </w:r>
      <w:r>
        <w:rPr>
          <w:rFonts w:hint="default" w:ascii="Arial" w:hAnsi="Arial" w:cs="Arial"/>
          <w:b w:val="0"/>
          <w:i w:val="0"/>
          <w:caps w:val="0"/>
          <w:color w:val="333333"/>
          <w:spacing w:val="0"/>
          <w:sz w:val="27"/>
          <w:szCs w:val="27"/>
          <w:shd w:val="clear" w:fill="FFFFFF"/>
        </w:rPr>
        <w:instrText xml:space="preserve">INCLUDEPICTURE \d "http://blog.pluskid.org/MathJax/fonts/HTML-CSS/TeX/png/Math/Italic/141/03D5.png" \* MERGEFORMATINET </w:instrText>
      </w:r>
      <w:r>
        <w:rPr>
          <w:rFonts w:hint="default" w:ascii="Arial" w:hAnsi="Arial" w:cs="Arial"/>
          <w:b w:val="0"/>
          <w:i w:val="0"/>
          <w:caps w:val="0"/>
          <w:color w:val="333333"/>
          <w:spacing w:val="0"/>
          <w:sz w:val="27"/>
          <w:szCs w:val="27"/>
          <w:shd w:val="clear" w:fill="FFFFFF"/>
        </w:rPr>
        <w:fldChar w:fldCharType="separate"/>
      </w:r>
      <w:r>
        <w:rPr>
          <w:rFonts w:hint="default" w:ascii="Arial" w:hAnsi="Arial" w:cs="Arial"/>
          <w:b w:val="0"/>
          <w:i w:val="0"/>
          <w:caps w:val="0"/>
          <w:color w:val="333333"/>
          <w:spacing w:val="0"/>
          <w:sz w:val="27"/>
          <w:szCs w:val="27"/>
          <w:shd w:val="clear" w:fill="FFFFFF"/>
        </w:rPr>
        <w:drawing>
          <wp:inline distT="0" distB="0" distL="114300" distR="114300">
            <wp:extent cx="114300" cy="171450"/>
            <wp:effectExtent l="0" t="0" r="0" b="0"/>
            <wp:docPr id="184" name="图片 171" descr="IMG_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71" descr="IMG_426"/>
                    <pic:cNvPicPr>
                      <a:picLocks noChangeAspect="1"/>
                    </pic:cNvPicPr>
                  </pic:nvPicPr>
                  <pic:blipFill>
                    <a:blip r:embed="rId178" r:link="rId179"/>
                    <a:stretch>
                      <a:fillRect/>
                    </a:stretch>
                  </pic:blipFill>
                  <pic:spPr>
                    <a:xfrm>
                      <a:off x="0" y="0"/>
                      <a:ext cx="114300" cy="171450"/>
                    </a:xfrm>
                    <a:prstGeom prst="rect">
                      <a:avLst/>
                    </a:prstGeom>
                    <a:noFill/>
                    <a:ln w="9525">
                      <a:noFill/>
                      <a:miter/>
                    </a:ln>
                  </pic:spPr>
                </pic:pic>
              </a:graphicData>
            </a:graphic>
          </wp:inline>
        </w:drawing>
      </w:r>
      <w:r>
        <w:rPr>
          <w:rFonts w:hint="default" w:ascii="Arial" w:hAnsi="Arial" w:cs="Arial"/>
          <w:b w:val="0"/>
          <w:i w:val="0"/>
          <w:caps w:val="0"/>
          <w:color w:val="333333"/>
          <w:spacing w:val="0"/>
          <w:sz w:val="27"/>
          <w:szCs w:val="27"/>
          <w:shd w:val="clear" w:fill="FFFFFF"/>
        </w:rPr>
        <w:fldChar w:fldCharType="end"/>
      </w:r>
      <w:r>
        <w:rPr>
          <w:rFonts w:hint="default" w:ascii="Arial" w:hAnsi="Arial" w:cs="Arial"/>
          <w:b w:val="0"/>
          <w:i w:val="0"/>
          <w:caps w:val="0"/>
          <w:color w:val="333333"/>
          <w:spacing w:val="0"/>
          <w:sz w:val="27"/>
          <w:szCs w:val="27"/>
          <w:shd w:val="clear" w:fill="FFFFFF"/>
        </w:rPr>
        <w:fldChar w:fldCharType="begin"/>
      </w:r>
      <w:r>
        <w:rPr>
          <w:rFonts w:hint="default" w:ascii="Arial" w:hAnsi="Arial" w:cs="Arial"/>
          <w:b w:val="0"/>
          <w:i w:val="0"/>
          <w:caps w:val="0"/>
          <w:color w:val="333333"/>
          <w:spacing w:val="0"/>
          <w:sz w:val="27"/>
          <w:szCs w:val="27"/>
          <w:shd w:val="clear" w:fill="FFFFFF"/>
        </w:rPr>
        <w:instrText xml:space="preserve">INCLUDEPICTURE \d "http://blog.pluskid.org/MathJax/fonts/HTML-CSS/TeX/png/Main/Regular/141/0028.png" \* MERGEFORMATINET </w:instrText>
      </w:r>
      <w:r>
        <w:rPr>
          <w:rFonts w:hint="default" w:ascii="Arial" w:hAnsi="Arial" w:cs="Arial"/>
          <w:b w:val="0"/>
          <w:i w:val="0"/>
          <w:caps w:val="0"/>
          <w:color w:val="333333"/>
          <w:spacing w:val="0"/>
          <w:sz w:val="27"/>
          <w:szCs w:val="27"/>
          <w:shd w:val="clear" w:fill="FFFFFF"/>
        </w:rPr>
        <w:fldChar w:fldCharType="separate"/>
      </w:r>
      <w:r>
        <w:rPr>
          <w:rFonts w:hint="default" w:ascii="Arial" w:hAnsi="Arial" w:cs="Arial"/>
          <w:b w:val="0"/>
          <w:i w:val="0"/>
          <w:caps w:val="0"/>
          <w:color w:val="333333"/>
          <w:spacing w:val="0"/>
          <w:sz w:val="27"/>
          <w:szCs w:val="27"/>
          <w:shd w:val="clear" w:fill="FFFFFF"/>
        </w:rPr>
        <w:drawing>
          <wp:inline distT="0" distB="0" distL="114300" distR="114300">
            <wp:extent cx="66675" cy="200025"/>
            <wp:effectExtent l="0" t="0" r="9525" b="9525"/>
            <wp:docPr id="183" name="图片 172" descr="IMG_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72" descr="IMG_427"/>
                    <pic:cNvPicPr>
                      <a:picLocks noChangeAspect="1"/>
                    </pic:cNvPicPr>
                  </pic:nvPicPr>
                  <pic:blipFill>
                    <a:blip r:embed="rId180" r:link="rId181"/>
                    <a:stretch>
                      <a:fillRect/>
                    </a:stretch>
                  </pic:blipFill>
                  <pic:spPr>
                    <a:xfrm>
                      <a:off x="0" y="0"/>
                      <a:ext cx="66675" cy="200025"/>
                    </a:xfrm>
                    <a:prstGeom prst="rect">
                      <a:avLst/>
                    </a:prstGeom>
                    <a:noFill/>
                    <a:ln w="9525">
                      <a:noFill/>
                      <a:miter/>
                    </a:ln>
                  </pic:spPr>
                </pic:pic>
              </a:graphicData>
            </a:graphic>
          </wp:inline>
        </w:drawing>
      </w:r>
      <w:r>
        <w:rPr>
          <w:rFonts w:hint="default" w:ascii="Arial" w:hAnsi="Arial" w:cs="Arial"/>
          <w:b w:val="0"/>
          <w:i w:val="0"/>
          <w:caps w:val="0"/>
          <w:color w:val="333333"/>
          <w:spacing w:val="0"/>
          <w:sz w:val="27"/>
          <w:szCs w:val="27"/>
          <w:shd w:val="clear" w:fill="FFFFFF"/>
        </w:rPr>
        <w:fldChar w:fldCharType="end"/>
      </w:r>
      <w:r>
        <w:rPr>
          <w:rFonts w:hint="default" w:ascii="Arial" w:hAnsi="Arial" w:cs="Arial"/>
          <w:b w:val="0"/>
          <w:i w:val="0"/>
          <w:caps w:val="0"/>
          <w:color w:val="333333"/>
          <w:spacing w:val="0"/>
          <w:sz w:val="27"/>
          <w:szCs w:val="27"/>
          <w:shd w:val="clear" w:fill="FFFFFF"/>
        </w:rPr>
        <w:fldChar w:fldCharType="begin"/>
      </w:r>
      <w:r>
        <w:rPr>
          <w:rFonts w:hint="default" w:ascii="Arial" w:hAnsi="Arial" w:cs="Arial"/>
          <w:b w:val="0"/>
          <w:i w:val="0"/>
          <w:caps w:val="0"/>
          <w:color w:val="333333"/>
          <w:spacing w:val="0"/>
          <w:sz w:val="27"/>
          <w:szCs w:val="27"/>
          <w:shd w:val="clear" w:fill="FFFFFF"/>
        </w:rPr>
        <w:instrText xml:space="preserve">INCLUDEPICTURE \d "http://blog.pluskid.org/MathJax/fonts/HTML-CSS/TeX/png/Main/Regular/141/22C5.png" \* MERGEFORMATINET </w:instrText>
      </w:r>
      <w:r>
        <w:rPr>
          <w:rFonts w:hint="default" w:ascii="Arial" w:hAnsi="Arial" w:cs="Arial"/>
          <w:b w:val="0"/>
          <w:i w:val="0"/>
          <w:caps w:val="0"/>
          <w:color w:val="333333"/>
          <w:spacing w:val="0"/>
          <w:sz w:val="27"/>
          <w:szCs w:val="27"/>
          <w:shd w:val="clear" w:fill="FFFFFF"/>
        </w:rPr>
        <w:fldChar w:fldCharType="separate"/>
      </w:r>
      <w:r>
        <w:rPr>
          <w:rFonts w:hint="default" w:ascii="Arial" w:hAnsi="Arial" w:cs="Arial"/>
          <w:b w:val="0"/>
          <w:i w:val="0"/>
          <w:caps w:val="0"/>
          <w:color w:val="333333"/>
          <w:spacing w:val="0"/>
          <w:sz w:val="27"/>
          <w:szCs w:val="27"/>
          <w:shd w:val="clear" w:fill="FFFFFF"/>
        </w:rPr>
        <w:drawing>
          <wp:inline distT="0" distB="0" distL="114300" distR="114300">
            <wp:extent cx="38100" cy="38100"/>
            <wp:effectExtent l="0" t="0" r="0" b="0"/>
            <wp:docPr id="174" name="图片 173" descr="IMG_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3" descr="IMG_428"/>
                    <pic:cNvPicPr>
                      <a:picLocks noChangeAspect="1"/>
                    </pic:cNvPicPr>
                  </pic:nvPicPr>
                  <pic:blipFill>
                    <a:blip r:embed="rId182" r:link="rId183"/>
                    <a:stretch>
                      <a:fillRect/>
                    </a:stretch>
                  </pic:blipFill>
                  <pic:spPr>
                    <a:xfrm>
                      <a:off x="0" y="0"/>
                      <a:ext cx="38100" cy="38100"/>
                    </a:xfrm>
                    <a:prstGeom prst="rect">
                      <a:avLst/>
                    </a:prstGeom>
                    <a:noFill/>
                    <a:ln w="9525">
                      <a:noFill/>
                      <a:miter/>
                    </a:ln>
                  </pic:spPr>
                </pic:pic>
              </a:graphicData>
            </a:graphic>
          </wp:inline>
        </w:drawing>
      </w:r>
      <w:r>
        <w:rPr>
          <w:rFonts w:hint="default" w:ascii="Arial" w:hAnsi="Arial" w:cs="Arial"/>
          <w:b w:val="0"/>
          <w:i w:val="0"/>
          <w:caps w:val="0"/>
          <w:color w:val="333333"/>
          <w:spacing w:val="0"/>
          <w:sz w:val="27"/>
          <w:szCs w:val="27"/>
          <w:shd w:val="clear" w:fill="FFFFFF"/>
        </w:rPr>
        <w:fldChar w:fldCharType="end"/>
      </w:r>
      <w:r>
        <w:rPr>
          <w:rFonts w:hint="default" w:ascii="Arial" w:hAnsi="Arial" w:cs="Arial"/>
          <w:b w:val="0"/>
          <w:i w:val="0"/>
          <w:caps w:val="0"/>
          <w:color w:val="333333"/>
          <w:spacing w:val="0"/>
          <w:sz w:val="27"/>
          <w:szCs w:val="27"/>
          <w:shd w:val="clear" w:fill="FFFFFF"/>
        </w:rPr>
        <w:fldChar w:fldCharType="begin"/>
      </w:r>
      <w:r>
        <w:rPr>
          <w:rFonts w:hint="default" w:ascii="Arial" w:hAnsi="Arial" w:cs="Arial"/>
          <w:b w:val="0"/>
          <w:i w:val="0"/>
          <w:caps w:val="0"/>
          <w:color w:val="333333"/>
          <w:spacing w:val="0"/>
          <w:sz w:val="27"/>
          <w:szCs w:val="27"/>
          <w:shd w:val="clear" w:fill="FFFFFF"/>
        </w:rPr>
        <w:instrText xml:space="preserve">INCLUDEPICTURE \d "http://blog.pluskid.org/MathJax/fonts/HTML-CSS/TeX/png/Main/Regular/141/0029.png" \* MERGEFORMATINET </w:instrText>
      </w:r>
      <w:r>
        <w:rPr>
          <w:rFonts w:hint="default" w:ascii="Arial" w:hAnsi="Arial" w:cs="Arial"/>
          <w:b w:val="0"/>
          <w:i w:val="0"/>
          <w:caps w:val="0"/>
          <w:color w:val="333333"/>
          <w:spacing w:val="0"/>
          <w:sz w:val="27"/>
          <w:szCs w:val="27"/>
          <w:shd w:val="clear" w:fill="FFFFFF"/>
        </w:rPr>
        <w:fldChar w:fldCharType="separate"/>
      </w:r>
      <w:r>
        <w:rPr>
          <w:rFonts w:hint="default" w:ascii="Arial" w:hAnsi="Arial" w:cs="Arial"/>
          <w:b w:val="0"/>
          <w:i w:val="0"/>
          <w:caps w:val="0"/>
          <w:color w:val="333333"/>
          <w:spacing w:val="0"/>
          <w:sz w:val="27"/>
          <w:szCs w:val="27"/>
          <w:shd w:val="clear" w:fill="FFFFFF"/>
        </w:rPr>
        <w:drawing>
          <wp:inline distT="0" distB="0" distL="114300" distR="114300">
            <wp:extent cx="57150" cy="200025"/>
            <wp:effectExtent l="0" t="0" r="0" b="9525"/>
            <wp:docPr id="188" name="图片 174" descr="IMG_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74" descr="IMG_429"/>
                    <pic:cNvPicPr>
                      <a:picLocks noChangeAspect="1"/>
                    </pic:cNvPicPr>
                  </pic:nvPicPr>
                  <pic:blipFill>
                    <a:blip r:embed="rId184" r:link="rId185"/>
                    <a:stretch>
                      <a:fillRect/>
                    </a:stretch>
                  </pic:blipFill>
                  <pic:spPr>
                    <a:xfrm>
                      <a:off x="0" y="0"/>
                      <a:ext cx="57150" cy="200025"/>
                    </a:xfrm>
                    <a:prstGeom prst="rect">
                      <a:avLst/>
                    </a:prstGeom>
                    <a:noFill/>
                    <a:ln w="9525">
                      <a:noFill/>
                      <a:miter/>
                    </a:ln>
                  </pic:spPr>
                </pic:pic>
              </a:graphicData>
            </a:graphic>
          </wp:inline>
        </w:drawing>
      </w:r>
      <w:r>
        <w:rPr>
          <w:rFonts w:hint="default" w:ascii="Arial" w:hAnsi="Arial" w:cs="Arial"/>
          <w:b w:val="0"/>
          <w:i w:val="0"/>
          <w:caps w:val="0"/>
          <w:color w:val="333333"/>
          <w:spacing w:val="0"/>
          <w:sz w:val="27"/>
          <w:szCs w:val="27"/>
          <w:shd w:val="clear" w:fill="FFFFFF"/>
        </w:rPr>
        <w:fldChar w:fldCharType="end"/>
      </w:r>
      <w:r>
        <w:rPr>
          <w:rFonts w:hint="default" w:ascii="Arial" w:hAnsi="Arial" w:cs="Arial"/>
          <w:b w:val="0"/>
          <w:i w:val="0"/>
          <w:caps w:val="0"/>
          <w:color w:val="333333"/>
          <w:spacing w:val="0"/>
          <w:sz w:val="21"/>
          <w:szCs w:val="21"/>
          <w:shd w:val="clear" w:fill="FFFFFF"/>
        </w:rPr>
        <w:t> 的计算带来了非常大的困难，而且如果遇到无穷维的情况，就根本无从计算了。所以就需要 Kernel 出马了。</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不妨还是从最开始的简单例子出发，设两个向量</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"http://img.my.csdn.net/uploads/201304/03/1364953480_7616.jpg"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1200150" cy="276225"/>
            <wp:effectExtent l="0" t="0" r="0" b="9525"/>
            <wp:docPr id="187" name="图片 175" descr="IMG_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75" descr="IMG_430"/>
                    <pic:cNvPicPr>
                      <a:picLocks noChangeAspect="1"/>
                    </pic:cNvPicPr>
                  </pic:nvPicPr>
                  <pic:blipFill>
                    <a:blip r:embed="rId186" r:link="rId187"/>
                    <a:stretch>
                      <a:fillRect/>
                    </a:stretch>
                  </pic:blipFill>
                  <pic:spPr>
                    <a:xfrm>
                      <a:off x="0" y="0"/>
                      <a:ext cx="1200150" cy="276225"/>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和</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"http://img.my.csdn.net/uploads/201304/03/1364953493_7554.jpg"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1171575" cy="276225"/>
            <wp:effectExtent l="0" t="0" r="9525" b="9525"/>
            <wp:docPr id="190" name="图片 176" descr="IMG_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76" descr="IMG_431"/>
                    <pic:cNvPicPr>
                      <a:picLocks noChangeAspect="1"/>
                    </pic:cNvPicPr>
                  </pic:nvPicPr>
                  <pic:blipFill>
                    <a:blip r:embed="rId188" r:link="rId189"/>
                    <a:stretch>
                      <a:fillRect/>
                    </a:stretch>
                  </pic:blipFill>
                  <pic:spPr>
                    <a:xfrm>
                      <a:off x="0" y="0"/>
                      <a:ext cx="1171575" cy="276225"/>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，而</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"http://img.my.csdn.net/uploads/201304/03/1364953575_7320.jpg"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342900" cy="209550"/>
            <wp:effectExtent l="0" t="0" r="0" b="0"/>
            <wp:docPr id="179" name="图片 177" descr="IMG_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77" descr="IMG_432"/>
                    <pic:cNvPicPr>
                      <a:picLocks noChangeAspect="1"/>
                    </pic:cNvPicPr>
                  </pic:nvPicPr>
                  <pic:blipFill>
                    <a:blip r:embed="rId190" r:link="rId191"/>
                    <a:stretch>
                      <a:fillRect/>
                    </a:stretch>
                  </pic:blipFill>
                  <pic:spPr>
                    <a:xfrm>
                      <a:off x="0" y="0"/>
                      <a:ext cx="342900" cy="209550"/>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即是到前面说的五维空间的映射，因此映射过后的内积为：</w:t>
      </w:r>
    </w:p>
    <w:p>
      <w:pPr>
        <w:pStyle w:val="6"/>
        <w:keepNext w:val="0"/>
        <w:keepLines w:val="0"/>
        <w:widowControl/>
        <w:suppressLineNumbers w:val="0"/>
        <w:spacing w:line="390" w:lineRule="atLeast"/>
        <w:ind w:right="2160"/>
        <w:jc w:val="left"/>
      </w:pPr>
      <w:r>
        <w:rPr>
          <w:rFonts w:hint="eastAsia" w:ascii="宋体" w:hAnsi="宋体" w:eastAsia="宋体" w:cs="宋体"/>
          <w:b w:val="0"/>
          <w:i w:val="0"/>
          <w:caps w:val="0"/>
          <w:color w:val="333333"/>
          <w:spacing w:val="0"/>
          <w:sz w:val="24"/>
          <w:szCs w:val="24"/>
          <w:shd w:val="clear" w:fill="FFFFFF"/>
        </w:rPr>
        <w:fldChar w:fldCharType="begin"/>
      </w:r>
      <w:r>
        <w:rPr>
          <w:rFonts w:hint="eastAsia" w:ascii="宋体" w:hAnsi="宋体" w:eastAsia="宋体" w:cs="宋体"/>
          <w:b w:val="0"/>
          <w:i w:val="0"/>
          <w:caps w:val="0"/>
          <w:color w:val="333333"/>
          <w:spacing w:val="0"/>
          <w:sz w:val="24"/>
          <w:szCs w:val="24"/>
          <w:shd w:val="clear" w:fill="FFFFFF"/>
        </w:rPr>
        <w:instrText xml:space="preserve">INCLUDEPICTURE \d "http://img.my.csdn.net/uploads/201304/03/1364953615_2896.jpg" \* MERGEFORMATINET </w:instrText>
      </w:r>
      <w:r>
        <w:rPr>
          <w:rFonts w:hint="eastAsia" w:ascii="宋体" w:hAnsi="宋体" w:eastAsia="宋体" w:cs="宋体"/>
          <w:b w:val="0"/>
          <w:i w:val="0"/>
          <w:caps w:val="0"/>
          <w:color w:val="333333"/>
          <w:spacing w:val="0"/>
          <w:sz w:val="24"/>
          <w:szCs w:val="24"/>
          <w:shd w:val="clear" w:fill="FFFFFF"/>
        </w:rPr>
        <w:fldChar w:fldCharType="separate"/>
      </w:r>
      <w:r>
        <w:rPr>
          <w:rFonts w:hint="eastAsia" w:ascii="宋体" w:hAnsi="宋体" w:eastAsia="宋体" w:cs="宋体"/>
          <w:b w:val="0"/>
          <w:i w:val="0"/>
          <w:caps w:val="0"/>
          <w:color w:val="333333"/>
          <w:spacing w:val="0"/>
          <w:sz w:val="24"/>
          <w:szCs w:val="24"/>
          <w:shd w:val="clear" w:fill="FFFFFF"/>
        </w:rPr>
        <w:drawing>
          <wp:inline distT="0" distB="0" distL="114300" distR="114300">
            <wp:extent cx="3714115" cy="222250"/>
            <wp:effectExtent l="0" t="0" r="635" b="6350"/>
            <wp:docPr id="178" name="图片 178" descr="IMG_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descr="IMG_433"/>
                    <pic:cNvPicPr>
                      <a:picLocks noChangeAspect="1"/>
                    </pic:cNvPicPr>
                  </pic:nvPicPr>
                  <pic:blipFill>
                    <a:blip r:embed="rId192" r:link="rId193"/>
                    <a:stretch>
                      <a:fillRect/>
                    </a:stretch>
                  </pic:blipFill>
                  <pic:spPr>
                    <a:xfrm flipV="1">
                      <a:off x="0" y="0"/>
                      <a:ext cx="3714115" cy="2222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sz w:val="24"/>
          <w:szCs w:val="24"/>
          <w:shd w:val="clear" w:fill="FFFFFF"/>
        </w:rPr>
        <w:fldChar w:fldCharType="end"/>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（公式说明：</w:t>
      </w:r>
      <w:r>
        <w:rPr>
          <w:rFonts w:ascii="黑体" w:hAnsi="宋体" w:eastAsia="黑体" w:cs="黑体"/>
          <w:b w:val="0"/>
          <w:i w:val="0"/>
          <w:caps w:val="0"/>
          <w:color w:val="333333"/>
          <w:spacing w:val="0"/>
          <w:sz w:val="21"/>
          <w:szCs w:val="21"/>
          <w:shd w:val="clear" w:fill="FFFFFF"/>
        </w:rPr>
        <w:t>上面的这两个推导过程中，所说的前面的五维空间的映射，这里说的前面便是文中2.2.1节的所述的映射方式，回顾下之前的映射规则，再看那第一个推导，其实就是计算x1，x2各自的内积，然后相乘相加即可，第二个推导则是直接平方，去掉括号，也很容易推出来</w:t>
      </w:r>
      <w:r>
        <w:rPr>
          <w:rFonts w:hint="default" w:ascii="Arial" w:hAnsi="Arial" w:cs="Arial"/>
          <w:b w:val="0"/>
          <w:i w:val="0"/>
          <w:caps w:val="0"/>
          <w:color w:val="333333"/>
          <w:spacing w:val="0"/>
          <w:sz w:val="21"/>
          <w:szCs w:val="21"/>
          <w:shd w:val="clear" w:fill="FFFFFF"/>
        </w:rPr>
        <w:t>）</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另外，我们又注意到：</w:t>
      </w:r>
    </w:p>
    <w:p>
      <w:pPr>
        <w:pStyle w:val="6"/>
        <w:keepNext w:val="0"/>
        <w:keepLines w:val="0"/>
        <w:widowControl/>
        <w:suppressLineNumbers w:val="0"/>
        <w:spacing w:line="390" w:lineRule="atLeast"/>
        <w:ind w:left="2160" w:right="2160"/>
        <w:jc w:val="left"/>
      </w:pPr>
      <w:r>
        <w:rPr>
          <w:rFonts w:hint="eastAsia" w:ascii="宋体" w:hAnsi="宋体" w:eastAsia="宋体" w:cs="宋体"/>
          <w:b w:val="0"/>
          <w:i w:val="0"/>
          <w:caps w:val="0"/>
          <w:color w:val="333333"/>
          <w:spacing w:val="0"/>
          <w:sz w:val="24"/>
          <w:szCs w:val="24"/>
          <w:shd w:val="clear" w:fill="FFFFFF"/>
        </w:rPr>
        <w:fldChar w:fldCharType="begin"/>
      </w:r>
      <w:r>
        <w:rPr>
          <w:rFonts w:hint="eastAsia" w:ascii="宋体" w:hAnsi="宋体" w:eastAsia="宋体" w:cs="宋体"/>
          <w:b w:val="0"/>
          <w:i w:val="0"/>
          <w:caps w:val="0"/>
          <w:color w:val="333333"/>
          <w:spacing w:val="0"/>
          <w:sz w:val="24"/>
          <w:szCs w:val="24"/>
          <w:shd w:val="clear" w:fill="FFFFFF"/>
        </w:rPr>
        <w:instrText xml:space="preserve">INCLUDEPICTURE \d "http://img.my.csdn.net/uploads/201304/03/1364953683_4519.jpg" \* MERGEFORMATINET </w:instrText>
      </w:r>
      <w:r>
        <w:rPr>
          <w:rFonts w:hint="eastAsia" w:ascii="宋体" w:hAnsi="宋体" w:eastAsia="宋体" w:cs="宋体"/>
          <w:b w:val="0"/>
          <w:i w:val="0"/>
          <w:caps w:val="0"/>
          <w:color w:val="333333"/>
          <w:spacing w:val="0"/>
          <w:sz w:val="24"/>
          <w:szCs w:val="24"/>
          <w:shd w:val="clear" w:fill="FFFFFF"/>
        </w:rPr>
        <w:fldChar w:fldCharType="separate"/>
      </w:r>
      <w:r>
        <w:rPr>
          <w:rFonts w:hint="eastAsia" w:ascii="宋体" w:hAnsi="宋体" w:eastAsia="宋体" w:cs="宋体"/>
          <w:b w:val="0"/>
          <w:i w:val="0"/>
          <w:caps w:val="0"/>
          <w:color w:val="333333"/>
          <w:spacing w:val="0"/>
          <w:sz w:val="24"/>
          <w:szCs w:val="24"/>
          <w:shd w:val="clear" w:fill="FFFFFF"/>
        </w:rPr>
        <w:drawing>
          <wp:inline distT="0" distB="0" distL="114300" distR="114300">
            <wp:extent cx="3268980" cy="187325"/>
            <wp:effectExtent l="0" t="0" r="7620" b="3175"/>
            <wp:docPr id="157" name="图片 179" descr="IMG_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79" descr="IMG_434"/>
                    <pic:cNvPicPr>
                      <a:picLocks noChangeAspect="1"/>
                    </pic:cNvPicPr>
                  </pic:nvPicPr>
                  <pic:blipFill>
                    <a:blip r:embed="rId194" r:link="rId195"/>
                    <a:stretch>
                      <a:fillRect/>
                    </a:stretch>
                  </pic:blipFill>
                  <pic:spPr>
                    <a:xfrm flipV="1">
                      <a:off x="0" y="0"/>
                      <a:ext cx="3268980" cy="1873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sz w:val="24"/>
          <w:szCs w:val="24"/>
          <w:shd w:val="clear" w:fill="FFFFFF"/>
        </w:rPr>
        <w:fldChar w:fldCharType="end"/>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二者有很多相似的地方，实际上，我们只要把某几个维度线性缩放一下，然后再加上一个常数维度，具体来说，上面这个式子的计算结果实际上和映射</w:t>
      </w:r>
    </w:p>
    <w:p>
      <w:pPr>
        <w:pStyle w:val="6"/>
        <w:keepNext w:val="0"/>
        <w:keepLines w:val="0"/>
        <w:widowControl/>
        <w:suppressLineNumbers w:val="0"/>
        <w:spacing w:line="390" w:lineRule="atLeast"/>
        <w:ind w:left="2160" w:right="2160"/>
        <w:jc w:val="left"/>
      </w:pPr>
      <w:r>
        <w:rPr>
          <w:rFonts w:hint="eastAsia" w:ascii="宋体" w:hAnsi="宋体" w:eastAsia="宋体" w:cs="宋体"/>
          <w:b w:val="0"/>
          <w:i w:val="0"/>
          <w:caps w:val="0"/>
          <w:color w:val="333333"/>
          <w:spacing w:val="0"/>
          <w:sz w:val="24"/>
          <w:szCs w:val="24"/>
          <w:shd w:val="clear" w:fill="FFFFFF"/>
        </w:rPr>
        <w:fldChar w:fldCharType="begin"/>
      </w:r>
      <w:r>
        <w:rPr>
          <w:rFonts w:hint="eastAsia" w:ascii="宋体" w:hAnsi="宋体" w:eastAsia="宋体" w:cs="宋体"/>
          <w:b w:val="0"/>
          <w:i w:val="0"/>
          <w:caps w:val="0"/>
          <w:color w:val="333333"/>
          <w:spacing w:val="0"/>
          <w:sz w:val="24"/>
          <w:szCs w:val="24"/>
          <w:shd w:val="clear" w:fill="FFFFFF"/>
        </w:rPr>
        <w:instrText xml:space="preserve">INCLUDEPICTURE \d "http://img.my.csdn.net/uploads/201304/03/1364953714_4455.jpg" \* MERGEFORMATINET </w:instrText>
      </w:r>
      <w:r>
        <w:rPr>
          <w:rFonts w:hint="eastAsia" w:ascii="宋体" w:hAnsi="宋体" w:eastAsia="宋体" w:cs="宋体"/>
          <w:b w:val="0"/>
          <w:i w:val="0"/>
          <w:caps w:val="0"/>
          <w:color w:val="333333"/>
          <w:spacing w:val="0"/>
          <w:sz w:val="24"/>
          <w:szCs w:val="24"/>
          <w:shd w:val="clear" w:fill="FFFFFF"/>
        </w:rPr>
        <w:fldChar w:fldCharType="separate"/>
      </w:r>
      <w:r>
        <w:rPr>
          <w:rFonts w:hint="eastAsia" w:ascii="宋体" w:hAnsi="宋体" w:eastAsia="宋体" w:cs="宋体"/>
          <w:b w:val="0"/>
          <w:i w:val="0"/>
          <w:caps w:val="0"/>
          <w:color w:val="333333"/>
          <w:spacing w:val="0"/>
          <w:sz w:val="24"/>
          <w:szCs w:val="24"/>
          <w:shd w:val="clear" w:fill="FFFFFF"/>
        </w:rPr>
        <w:drawing>
          <wp:inline distT="0" distB="0" distL="114300" distR="114300">
            <wp:extent cx="3258185" cy="248920"/>
            <wp:effectExtent l="0" t="0" r="18415" b="17780"/>
            <wp:docPr id="182" name="图片 180" descr="IMG_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0" descr="IMG_435"/>
                    <pic:cNvPicPr>
                      <a:picLocks noChangeAspect="1"/>
                    </pic:cNvPicPr>
                  </pic:nvPicPr>
                  <pic:blipFill>
                    <a:blip r:embed="rId196" r:link="rId197"/>
                    <a:stretch>
                      <a:fillRect/>
                    </a:stretch>
                  </pic:blipFill>
                  <pic:spPr>
                    <a:xfrm>
                      <a:off x="0" y="0"/>
                      <a:ext cx="3258185" cy="24892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sz w:val="24"/>
          <w:szCs w:val="24"/>
          <w:shd w:val="clear" w:fill="FFFFFF"/>
        </w:rPr>
        <w:fldChar w:fldCharType="end"/>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之后的内积</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"http://img.my.csdn.net/uploads/201304/03/1364953751_4112.jpg"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1171575" cy="247650"/>
            <wp:effectExtent l="0" t="0" r="9525" b="0"/>
            <wp:docPr id="181" name="图片 181" descr="IMG_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81" descr="IMG_436"/>
                    <pic:cNvPicPr>
                      <a:picLocks noChangeAspect="1"/>
                    </pic:cNvPicPr>
                  </pic:nvPicPr>
                  <pic:blipFill>
                    <a:blip r:embed="rId198" r:link="rId199"/>
                    <a:stretch>
                      <a:fillRect/>
                    </a:stretch>
                  </pic:blipFill>
                  <pic:spPr>
                    <a:xfrm>
                      <a:off x="0" y="0"/>
                      <a:ext cx="1171575" cy="247650"/>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的结果是相等的，那么区别在于什么地方呢？</w:t>
      </w:r>
    </w:p>
    <w:p>
      <w:pPr>
        <w:keepNext w:val="0"/>
        <w:keepLines w:val="0"/>
        <w:widowControl/>
        <w:numPr>
          <w:ilvl w:val="0"/>
          <w:numId w:val="3"/>
        </w:numPr>
        <w:suppressLineNumbers w:val="0"/>
        <w:tabs>
          <w:tab w:val="left" w:pos="720"/>
        </w:tabs>
        <w:spacing w:before="0" w:beforeAutospacing="1" w:after="0" w:afterAutospacing="1" w:line="390" w:lineRule="atLeast"/>
        <w:ind w:left="720" w:hanging="360"/>
        <w:jc w:val="left"/>
      </w:pPr>
      <w:r>
        <w:rPr>
          <w:rFonts w:hint="default" w:ascii="Arial" w:hAnsi="Arial" w:cs="Arial"/>
          <w:b w:val="0"/>
          <w:i w:val="0"/>
          <w:caps w:val="0"/>
          <w:color w:val="333333"/>
          <w:spacing w:val="0"/>
          <w:sz w:val="21"/>
          <w:szCs w:val="21"/>
          <w:shd w:val="clear" w:fill="FFFFFF"/>
        </w:rPr>
        <w:t>一个是映射到高维空间中，然后再根据内积的公式进行计算；</w:t>
      </w:r>
    </w:p>
    <w:p>
      <w:pPr>
        <w:keepNext w:val="0"/>
        <w:keepLines w:val="0"/>
        <w:widowControl/>
        <w:numPr>
          <w:ilvl w:val="0"/>
          <w:numId w:val="3"/>
        </w:numPr>
        <w:suppressLineNumbers w:val="0"/>
        <w:tabs>
          <w:tab w:val="left" w:pos="720"/>
        </w:tabs>
        <w:spacing w:before="0" w:beforeAutospacing="1" w:after="0" w:afterAutospacing="1" w:line="390" w:lineRule="atLeast"/>
        <w:ind w:left="720" w:hanging="360"/>
        <w:jc w:val="left"/>
      </w:pPr>
      <w:r>
        <w:rPr>
          <w:rFonts w:hint="default" w:ascii="Arial" w:hAnsi="Arial" w:cs="Arial"/>
          <w:b w:val="0"/>
          <w:i w:val="0"/>
          <w:caps w:val="0"/>
          <w:color w:val="333333"/>
          <w:spacing w:val="0"/>
          <w:sz w:val="21"/>
          <w:szCs w:val="21"/>
          <w:shd w:val="clear" w:fill="FFFFFF"/>
        </w:rPr>
        <w:t>而另一个则</w:t>
      </w:r>
      <w:r>
        <w:rPr>
          <w:rStyle w:val="8"/>
          <w:rFonts w:hint="default" w:ascii="Arial" w:hAnsi="Arial" w:cs="Arial"/>
          <w:i w:val="0"/>
          <w:caps w:val="0"/>
          <w:color w:val="333333"/>
          <w:spacing w:val="0"/>
          <w:sz w:val="21"/>
          <w:szCs w:val="21"/>
          <w:shd w:val="clear" w:fill="FFFFFF"/>
        </w:rPr>
        <w:t>直接在原来的低维空间中进行计算，而不需要显式地写出映射后的结果</w:t>
      </w:r>
      <w:r>
        <w:rPr>
          <w:rFonts w:hint="default" w:ascii="Arial" w:hAnsi="Arial" w:cs="Arial"/>
          <w:b w:val="0"/>
          <w:i w:val="0"/>
          <w:caps w:val="0"/>
          <w:color w:val="333333"/>
          <w:spacing w:val="0"/>
          <w:sz w:val="21"/>
          <w:szCs w:val="21"/>
          <w:shd w:val="clear" w:fill="FFFFFF"/>
        </w:rPr>
        <w:t>。</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（公式说明：</w:t>
      </w:r>
      <w:r>
        <w:rPr>
          <w:rFonts w:ascii="黑体" w:hAnsi="宋体" w:eastAsia="黑体" w:cs="黑体"/>
          <w:b w:val="0"/>
          <w:i w:val="0"/>
          <w:caps w:val="0"/>
          <w:color w:val="333333"/>
          <w:spacing w:val="0"/>
          <w:sz w:val="21"/>
          <w:szCs w:val="21"/>
          <w:shd w:val="clear" w:fill="FFFFFF"/>
        </w:rPr>
        <w:t>上面之中，最后的两个式子，第一个算式，是带内积的完全平方式，可以拆开，然后，通过凑一个得到，第二个算式，也是根据第一个算式凑出来的</w:t>
      </w:r>
      <w:r>
        <w:rPr>
          <w:rFonts w:hint="default" w:ascii="Arial" w:hAnsi="Arial" w:cs="Arial"/>
          <w:b w:val="0"/>
          <w:i w:val="0"/>
          <w:caps w:val="0"/>
          <w:color w:val="333333"/>
          <w:spacing w:val="0"/>
          <w:sz w:val="21"/>
          <w:szCs w:val="21"/>
          <w:shd w:val="clear" w:fill="FFFFFF"/>
        </w:rPr>
        <w:t>）</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回忆刚才提到的映射的维度爆炸，在前一种方法已经无法计算的情况下，后一种方法却依旧能从容处理，甚至是无穷维度的情况也没有问题。</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我们把这里</w:t>
      </w:r>
      <w:r>
        <w:rPr>
          <w:rStyle w:val="8"/>
          <w:rFonts w:hint="default" w:ascii="Arial" w:hAnsi="Arial" w:cs="Arial"/>
          <w:i w:val="0"/>
          <w:caps w:val="0"/>
          <w:color w:val="333333"/>
          <w:spacing w:val="0"/>
          <w:sz w:val="21"/>
          <w:szCs w:val="21"/>
          <w:shd w:val="clear" w:fill="FFFFFF"/>
        </w:rPr>
        <w:t>的计算两个向量在隐式映射过后的空间中的内积的函数叫做核函数</w:t>
      </w:r>
      <w:r>
        <w:rPr>
          <w:rFonts w:hint="default" w:ascii="Arial" w:hAnsi="Arial" w:cs="Arial"/>
          <w:b w:val="0"/>
          <w:i w:val="0"/>
          <w:caps w:val="0"/>
          <w:color w:val="333333"/>
          <w:spacing w:val="0"/>
          <w:sz w:val="21"/>
          <w:szCs w:val="21"/>
          <w:shd w:val="clear" w:fill="FFFFFF"/>
        </w:rPr>
        <w:t> (Kernel Function) ，例如，在刚才的例子中，我们的核函数为：</w:t>
      </w:r>
    </w:p>
    <w:p>
      <w:pPr>
        <w:pStyle w:val="6"/>
        <w:keepNext w:val="0"/>
        <w:keepLines w:val="0"/>
        <w:widowControl/>
        <w:suppressLineNumbers w:val="0"/>
        <w:spacing w:line="390" w:lineRule="atLeast"/>
        <w:ind w:left="2882" w:right="2882"/>
        <w:jc w:val="left"/>
      </w:pPr>
      <w:r>
        <w:rPr>
          <w:rFonts w:hint="eastAsia" w:ascii="宋体" w:hAnsi="宋体" w:eastAsia="宋体" w:cs="宋体"/>
          <w:b w:val="0"/>
          <w:i w:val="0"/>
          <w:caps w:val="0"/>
          <w:color w:val="333333"/>
          <w:spacing w:val="0"/>
          <w:sz w:val="24"/>
          <w:szCs w:val="24"/>
          <w:shd w:val="clear" w:fill="FFFFFF"/>
        </w:rPr>
        <w:fldChar w:fldCharType="begin"/>
      </w:r>
      <w:r>
        <w:rPr>
          <w:rFonts w:hint="eastAsia" w:ascii="宋体" w:hAnsi="宋体" w:eastAsia="宋体" w:cs="宋体"/>
          <w:b w:val="0"/>
          <w:i w:val="0"/>
          <w:caps w:val="0"/>
          <w:color w:val="333333"/>
          <w:spacing w:val="0"/>
          <w:sz w:val="24"/>
          <w:szCs w:val="24"/>
          <w:shd w:val="clear" w:fill="FFFFFF"/>
        </w:rPr>
        <w:instrText xml:space="preserve">INCLUDEPICTURE \d "http://img.my.csdn.net/uploads/201304/03/1364956440_7770.jpg" \* MERGEFORMATINET </w:instrText>
      </w:r>
      <w:r>
        <w:rPr>
          <w:rFonts w:hint="eastAsia" w:ascii="宋体" w:hAnsi="宋体" w:eastAsia="宋体" w:cs="宋体"/>
          <w:b w:val="0"/>
          <w:i w:val="0"/>
          <w:caps w:val="0"/>
          <w:color w:val="333333"/>
          <w:spacing w:val="0"/>
          <w:sz w:val="24"/>
          <w:szCs w:val="24"/>
          <w:shd w:val="clear" w:fill="FFFFFF"/>
        </w:rPr>
        <w:fldChar w:fldCharType="separate"/>
      </w:r>
      <w:r>
        <w:rPr>
          <w:rFonts w:hint="eastAsia" w:ascii="宋体" w:hAnsi="宋体" w:eastAsia="宋体" w:cs="宋体"/>
          <w:b w:val="0"/>
          <w:i w:val="0"/>
          <w:caps w:val="0"/>
          <w:color w:val="333333"/>
          <w:spacing w:val="0"/>
          <w:sz w:val="24"/>
          <w:szCs w:val="24"/>
          <w:shd w:val="clear" w:fill="FFFFFF"/>
        </w:rPr>
        <w:drawing>
          <wp:inline distT="0" distB="0" distL="114300" distR="114300">
            <wp:extent cx="2162175" cy="266700"/>
            <wp:effectExtent l="0" t="0" r="9525" b="0"/>
            <wp:docPr id="176" name="图片 182" descr="IMG_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82" descr="IMG_437"/>
                    <pic:cNvPicPr>
                      <a:picLocks noChangeAspect="1"/>
                    </pic:cNvPicPr>
                  </pic:nvPicPr>
                  <pic:blipFill>
                    <a:blip r:embed="rId200" r:link="rId201"/>
                    <a:stretch>
                      <a:fillRect/>
                    </a:stretch>
                  </pic:blipFill>
                  <pic:spPr>
                    <a:xfrm>
                      <a:off x="0" y="0"/>
                      <a:ext cx="2162175" cy="2667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sz w:val="24"/>
          <w:szCs w:val="24"/>
          <w:shd w:val="clear" w:fill="FFFFFF"/>
        </w:rPr>
        <w:fldChar w:fldCharType="end"/>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核函数能</w:t>
      </w:r>
      <w:r>
        <w:rPr>
          <w:rStyle w:val="8"/>
          <w:rFonts w:hint="default" w:ascii="Arial" w:hAnsi="Arial" w:cs="Arial"/>
          <w:i w:val="0"/>
          <w:caps w:val="0"/>
          <w:color w:val="333333"/>
          <w:spacing w:val="0"/>
          <w:sz w:val="21"/>
          <w:szCs w:val="21"/>
          <w:shd w:val="clear" w:fill="FFFFFF"/>
        </w:rPr>
        <w:t>简化映射空间中的内积运算</w:t>
      </w:r>
      <w:r>
        <w:rPr>
          <w:rFonts w:hint="default" w:ascii="Arial" w:hAnsi="Arial" w:cs="Arial"/>
          <w:b w:val="0"/>
          <w:i w:val="0"/>
          <w:caps w:val="0"/>
          <w:color w:val="333333"/>
          <w:spacing w:val="0"/>
          <w:sz w:val="21"/>
          <w:szCs w:val="21"/>
          <w:shd w:val="clear" w:fill="FFFFFF"/>
        </w:rPr>
        <w:t>——刚好“碰巧”的是，在我们的</w:t>
      </w:r>
      <w:r>
        <w:rPr>
          <w:rFonts w:hint="default" w:ascii="Arial" w:hAnsi="Arial" w:cs="Arial"/>
          <w:i w:val="0"/>
          <w:caps w:val="0"/>
          <w:color w:val="333333"/>
          <w:spacing w:val="0"/>
          <w:sz w:val="21"/>
          <w:szCs w:val="21"/>
          <w:shd w:val="clear" w:fill="FFFFFF"/>
        </w:rPr>
        <w:t> </w:t>
      </w:r>
      <w:r>
        <w:rPr>
          <w:rStyle w:val="8"/>
          <w:rFonts w:hint="default" w:ascii="Arial" w:hAnsi="Arial" w:cs="Arial"/>
          <w:i w:val="0"/>
          <w:caps w:val="0"/>
          <w:color w:val="333333"/>
          <w:spacing w:val="0"/>
          <w:sz w:val="21"/>
          <w:szCs w:val="21"/>
          <w:shd w:val="clear" w:fill="FFFFFF"/>
        </w:rPr>
        <w:t>SVM 里需要计算的地方数据向量总是以内积的形式出现</w:t>
      </w:r>
      <w:r>
        <w:rPr>
          <w:rFonts w:hint="default" w:ascii="Arial" w:hAnsi="Arial" w:cs="Arial"/>
          <w:b w:val="0"/>
          <w:i w:val="0"/>
          <w:caps w:val="0"/>
          <w:color w:val="333333"/>
          <w:spacing w:val="0"/>
          <w:sz w:val="21"/>
          <w:szCs w:val="21"/>
          <w:shd w:val="clear" w:fill="FFFFFF"/>
        </w:rPr>
        <w:t>的。对比刚才我们上面写出来的式子，现在我们的</w:t>
      </w:r>
      <w:r>
        <w:rPr>
          <w:rStyle w:val="8"/>
          <w:rFonts w:hint="default" w:ascii="Arial" w:hAnsi="Arial" w:cs="Arial"/>
          <w:i w:val="0"/>
          <w:caps w:val="0"/>
          <w:color w:val="3333FF"/>
          <w:spacing w:val="0"/>
          <w:sz w:val="21"/>
          <w:szCs w:val="21"/>
          <w:shd w:val="clear" w:fill="FFFFFF"/>
        </w:rPr>
        <w:t>分类函数</w:t>
      </w:r>
      <w:r>
        <w:rPr>
          <w:rFonts w:hint="default" w:ascii="Arial" w:hAnsi="Arial" w:cs="Arial"/>
          <w:b w:val="0"/>
          <w:i w:val="0"/>
          <w:caps w:val="0"/>
          <w:color w:val="333333"/>
          <w:spacing w:val="0"/>
          <w:sz w:val="21"/>
          <w:szCs w:val="21"/>
          <w:shd w:val="clear" w:fill="FFFFFF"/>
        </w:rPr>
        <w:t>为：</w:t>
      </w:r>
    </w:p>
    <w:p>
      <w:pPr>
        <w:pStyle w:val="6"/>
        <w:keepNext w:val="0"/>
        <w:keepLines w:val="0"/>
        <w:widowControl/>
        <w:suppressLineNumbers w:val="0"/>
        <w:spacing w:line="390" w:lineRule="atLeast"/>
        <w:ind w:left="2882" w:right="2882"/>
        <w:jc w:val="left"/>
      </w:pPr>
      <w:r>
        <w:rPr>
          <w:rFonts w:hint="eastAsia" w:ascii="宋体" w:hAnsi="宋体" w:eastAsia="宋体" w:cs="宋体"/>
          <w:b w:val="0"/>
          <w:i w:val="0"/>
          <w:caps w:val="0"/>
          <w:color w:val="333333"/>
          <w:spacing w:val="0"/>
          <w:sz w:val="24"/>
          <w:szCs w:val="24"/>
          <w:shd w:val="clear" w:fill="FFFFFF"/>
        </w:rPr>
        <w:fldChar w:fldCharType="begin"/>
      </w:r>
      <w:r>
        <w:rPr>
          <w:rFonts w:hint="eastAsia" w:ascii="宋体" w:hAnsi="宋体" w:eastAsia="宋体" w:cs="宋体"/>
          <w:b w:val="0"/>
          <w:i w:val="0"/>
          <w:caps w:val="0"/>
          <w:color w:val="333333"/>
          <w:spacing w:val="0"/>
          <w:sz w:val="24"/>
          <w:szCs w:val="24"/>
          <w:shd w:val="clear" w:fill="FFFFFF"/>
        </w:rPr>
        <w:instrText xml:space="preserve">INCLUDEPICTURE \d "http://img.my.csdn.net/uploads/201304/03/1364956916_5948.jpg" \* MERGEFORMATINET </w:instrText>
      </w:r>
      <w:r>
        <w:rPr>
          <w:rFonts w:hint="eastAsia" w:ascii="宋体" w:hAnsi="宋体" w:eastAsia="宋体" w:cs="宋体"/>
          <w:b w:val="0"/>
          <w:i w:val="0"/>
          <w:caps w:val="0"/>
          <w:color w:val="333333"/>
          <w:spacing w:val="0"/>
          <w:sz w:val="24"/>
          <w:szCs w:val="24"/>
          <w:shd w:val="clear" w:fill="FFFFFF"/>
        </w:rPr>
        <w:fldChar w:fldCharType="separate"/>
      </w:r>
      <w:r>
        <w:rPr>
          <w:rFonts w:hint="eastAsia" w:ascii="宋体" w:hAnsi="宋体" w:eastAsia="宋体" w:cs="宋体"/>
          <w:b w:val="0"/>
          <w:i w:val="0"/>
          <w:caps w:val="0"/>
          <w:color w:val="333333"/>
          <w:spacing w:val="0"/>
          <w:sz w:val="24"/>
          <w:szCs w:val="24"/>
          <w:shd w:val="clear" w:fill="FFFFFF"/>
        </w:rPr>
        <w:drawing>
          <wp:inline distT="0" distB="0" distL="114300" distR="114300">
            <wp:extent cx="1628775" cy="485775"/>
            <wp:effectExtent l="0" t="0" r="9525" b="9525"/>
            <wp:docPr id="175" name="图片 183" descr="IMG_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83" descr="IMG_438"/>
                    <pic:cNvPicPr>
                      <a:picLocks noChangeAspect="1"/>
                    </pic:cNvPicPr>
                  </pic:nvPicPr>
                  <pic:blipFill>
                    <a:blip r:embed="rId202" r:link="rId203"/>
                    <a:stretch>
                      <a:fillRect/>
                    </a:stretch>
                  </pic:blipFill>
                  <pic:spPr>
                    <a:xfrm>
                      <a:off x="0" y="0"/>
                      <a:ext cx="1628775" cy="4857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sz w:val="24"/>
          <w:szCs w:val="24"/>
          <w:shd w:val="clear" w:fill="FFFFFF"/>
        </w:rPr>
        <w:fldChar w:fldCharType="end"/>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其中 </w:t>
      </w:r>
      <w:r>
        <w:rPr>
          <w:rFonts w:hint="default" w:ascii="Arial" w:hAnsi="Arial" w:cs="Arial"/>
          <w:b w:val="0"/>
          <w:i w:val="0"/>
          <w:caps w:val="0"/>
          <w:color w:val="333333"/>
          <w:spacing w:val="0"/>
          <w:sz w:val="27"/>
          <w:szCs w:val="27"/>
          <w:shd w:val="clear" w:fill="FFFFFF"/>
        </w:rPr>
        <w:fldChar w:fldCharType="begin"/>
      </w:r>
      <w:r>
        <w:rPr>
          <w:rFonts w:hint="default" w:ascii="Arial" w:hAnsi="Arial" w:cs="Arial"/>
          <w:b w:val="0"/>
          <w:i w:val="0"/>
          <w:caps w:val="0"/>
          <w:color w:val="333333"/>
          <w:spacing w:val="0"/>
          <w:sz w:val="27"/>
          <w:szCs w:val="27"/>
          <w:shd w:val="clear" w:fill="FFFFFF"/>
        </w:rPr>
        <w:instrText xml:space="preserve">INCLUDEPICTURE \d "http://blog.pluskid.org/MathJax/fonts/HTML-CSS/TeX/png/Math/Italic/141/03B1.png" \* MERGEFORMATINET </w:instrText>
      </w:r>
      <w:r>
        <w:rPr>
          <w:rFonts w:hint="default" w:ascii="Arial" w:hAnsi="Arial" w:cs="Arial"/>
          <w:b w:val="0"/>
          <w:i w:val="0"/>
          <w:caps w:val="0"/>
          <w:color w:val="333333"/>
          <w:spacing w:val="0"/>
          <w:sz w:val="27"/>
          <w:szCs w:val="27"/>
          <w:shd w:val="clear" w:fill="FFFFFF"/>
        </w:rPr>
        <w:fldChar w:fldCharType="separate"/>
      </w:r>
      <w:r>
        <w:rPr>
          <w:rFonts w:hint="default" w:ascii="Arial" w:hAnsi="Arial" w:cs="Arial"/>
          <w:b w:val="0"/>
          <w:i w:val="0"/>
          <w:caps w:val="0"/>
          <w:color w:val="333333"/>
          <w:spacing w:val="0"/>
          <w:sz w:val="27"/>
          <w:szCs w:val="27"/>
          <w:shd w:val="clear" w:fill="FFFFFF"/>
        </w:rPr>
        <w:drawing>
          <wp:inline distT="0" distB="0" distL="114300" distR="114300">
            <wp:extent cx="114300" cy="85725"/>
            <wp:effectExtent l="0" t="0" r="0" b="9525"/>
            <wp:docPr id="159" name="图片 184" descr="IMG_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84" descr="IMG_439"/>
                    <pic:cNvPicPr>
                      <a:picLocks noChangeAspect="1"/>
                    </pic:cNvPicPr>
                  </pic:nvPicPr>
                  <pic:blipFill>
                    <a:blip r:embed="rId204" r:link="rId205"/>
                    <a:stretch>
                      <a:fillRect/>
                    </a:stretch>
                  </pic:blipFill>
                  <pic:spPr>
                    <a:xfrm>
                      <a:off x="0" y="0"/>
                      <a:ext cx="114300" cy="85725"/>
                    </a:xfrm>
                    <a:prstGeom prst="rect">
                      <a:avLst/>
                    </a:prstGeom>
                    <a:noFill/>
                    <a:ln w="9525">
                      <a:noFill/>
                      <a:miter/>
                    </a:ln>
                  </pic:spPr>
                </pic:pic>
              </a:graphicData>
            </a:graphic>
          </wp:inline>
        </w:drawing>
      </w:r>
      <w:r>
        <w:rPr>
          <w:rFonts w:hint="default" w:ascii="Arial" w:hAnsi="Arial" w:cs="Arial"/>
          <w:b w:val="0"/>
          <w:i w:val="0"/>
          <w:caps w:val="0"/>
          <w:color w:val="333333"/>
          <w:spacing w:val="0"/>
          <w:sz w:val="27"/>
          <w:szCs w:val="27"/>
          <w:shd w:val="clear" w:fill="FFFFFF"/>
        </w:rPr>
        <w:fldChar w:fldCharType="end"/>
      </w:r>
      <w:r>
        <w:rPr>
          <w:rFonts w:hint="default" w:ascii="Arial" w:hAnsi="Arial" w:cs="Arial"/>
          <w:b w:val="0"/>
          <w:i w:val="0"/>
          <w:caps w:val="0"/>
          <w:color w:val="333333"/>
          <w:spacing w:val="0"/>
          <w:sz w:val="21"/>
          <w:szCs w:val="21"/>
          <w:shd w:val="clear" w:fill="FFFFFF"/>
        </w:rPr>
        <w:t> 由如下 dual 问题计算而得：</w:t>
      </w:r>
    </w:p>
    <w:p>
      <w:pPr>
        <w:pStyle w:val="6"/>
        <w:keepNext w:val="0"/>
        <w:keepLines w:val="0"/>
        <w:widowControl/>
        <w:suppressLineNumbers w:val="0"/>
        <w:spacing w:line="390" w:lineRule="atLeast"/>
        <w:ind w:left="2160" w:right="2160"/>
        <w:jc w:val="left"/>
      </w:pPr>
      <w:r>
        <w:rPr>
          <w:rFonts w:hint="eastAsia" w:ascii="宋体" w:hAnsi="宋体" w:eastAsia="宋体" w:cs="宋体"/>
          <w:b w:val="0"/>
          <w:i w:val="0"/>
          <w:caps w:val="0"/>
          <w:color w:val="333333"/>
          <w:spacing w:val="0"/>
          <w:sz w:val="24"/>
          <w:szCs w:val="24"/>
          <w:shd w:val="clear" w:fill="FFFFFF"/>
        </w:rPr>
        <w:fldChar w:fldCharType="begin"/>
      </w:r>
      <w:r>
        <w:rPr>
          <w:rFonts w:hint="eastAsia" w:ascii="宋体" w:hAnsi="宋体" w:eastAsia="宋体" w:cs="宋体"/>
          <w:b w:val="0"/>
          <w:i w:val="0"/>
          <w:caps w:val="0"/>
          <w:color w:val="333333"/>
          <w:spacing w:val="0"/>
          <w:sz w:val="24"/>
          <w:szCs w:val="24"/>
          <w:shd w:val="clear" w:fill="FFFFFF"/>
        </w:rPr>
        <w:instrText xml:space="preserve">INCLUDEPICTURE \d "http://img.my.csdn.net/uploads/201304/03/1364957480_2629.jpg" \* MERGEFORMATINET </w:instrText>
      </w:r>
      <w:r>
        <w:rPr>
          <w:rFonts w:hint="eastAsia" w:ascii="宋体" w:hAnsi="宋体" w:eastAsia="宋体" w:cs="宋体"/>
          <w:b w:val="0"/>
          <w:i w:val="0"/>
          <w:caps w:val="0"/>
          <w:color w:val="333333"/>
          <w:spacing w:val="0"/>
          <w:sz w:val="24"/>
          <w:szCs w:val="24"/>
          <w:shd w:val="clear" w:fill="FFFFFF"/>
        </w:rPr>
        <w:fldChar w:fldCharType="separate"/>
      </w:r>
      <w:r>
        <w:rPr>
          <w:rFonts w:hint="eastAsia" w:ascii="宋体" w:hAnsi="宋体" w:eastAsia="宋体" w:cs="宋体"/>
          <w:b w:val="0"/>
          <w:i w:val="0"/>
          <w:caps w:val="0"/>
          <w:color w:val="333333"/>
          <w:spacing w:val="0"/>
          <w:sz w:val="24"/>
          <w:szCs w:val="24"/>
          <w:shd w:val="clear" w:fill="FFFFFF"/>
        </w:rPr>
        <w:drawing>
          <wp:inline distT="0" distB="0" distL="114300" distR="114300">
            <wp:extent cx="3114675" cy="1333500"/>
            <wp:effectExtent l="0" t="0" r="9525" b="0"/>
            <wp:docPr id="172" name="图片 185" descr="IMG_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85" descr="IMG_440"/>
                    <pic:cNvPicPr>
                      <a:picLocks noChangeAspect="1"/>
                    </pic:cNvPicPr>
                  </pic:nvPicPr>
                  <pic:blipFill>
                    <a:blip r:embed="rId206" r:link="rId207"/>
                    <a:stretch>
                      <a:fillRect/>
                    </a:stretch>
                  </pic:blipFill>
                  <pic:spPr>
                    <a:xfrm>
                      <a:off x="0" y="0"/>
                      <a:ext cx="3114675" cy="13335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sz w:val="24"/>
          <w:szCs w:val="24"/>
          <w:shd w:val="clear" w:fill="FFFFFF"/>
        </w:rPr>
        <w:fldChar w:fldCharType="end"/>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这样一来计算的问题就算解决了，</w:t>
      </w:r>
      <w:r>
        <w:rPr>
          <w:rFonts w:hint="default" w:ascii="Arial" w:hAnsi="Arial" w:cs="Arial"/>
          <w:b w:val="0"/>
          <w:i w:val="0"/>
          <w:caps w:val="0"/>
          <w:color w:val="990000"/>
          <w:spacing w:val="0"/>
          <w:sz w:val="21"/>
          <w:szCs w:val="21"/>
          <w:shd w:val="clear" w:fill="FFFFFF"/>
        </w:rPr>
        <w:t>避开了直接在高维空间中进行计算</w:t>
      </w:r>
      <w:r>
        <w:rPr>
          <w:rFonts w:hint="default" w:ascii="Arial" w:hAnsi="Arial" w:cs="Arial"/>
          <w:b w:val="0"/>
          <w:i w:val="0"/>
          <w:caps w:val="0"/>
          <w:color w:val="333333"/>
          <w:spacing w:val="0"/>
          <w:sz w:val="21"/>
          <w:szCs w:val="21"/>
          <w:shd w:val="clear" w:fill="FFFFFF"/>
        </w:rPr>
        <w:t>，而结果却是等价的！当然，因为我们这里的例子非常简单，所以我可以手工构造出对应于</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"http://img.my.csdn.net/uploads/201304/03/1364953575_7320.jpg"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342900" cy="209550"/>
            <wp:effectExtent l="0" t="0" r="0" b="0"/>
            <wp:docPr id="173" name="图片 186" descr="IMG_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86" descr="IMG_441"/>
                    <pic:cNvPicPr>
                      <a:picLocks noChangeAspect="1"/>
                    </pic:cNvPicPr>
                  </pic:nvPicPr>
                  <pic:blipFill>
                    <a:blip r:embed="rId190" r:link="rId191"/>
                    <a:stretch>
                      <a:fillRect/>
                    </a:stretch>
                  </pic:blipFill>
                  <pic:spPr>
                    <a:xfrm>
                      <a:off x="0" y="0"/>
                      <a:ext cx="342900" cy="209550"/>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的核函数出来，如果对于任意一个映射，想要构造出对应的核函数就很困难了。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pPr>
      <w:bookmarkStart w:id="14" w:name="t17"/>
      <w:bookmarkEnd w:id="14"/>
      <w:r>
        <w:rPr>
          <w:i w:val="0"/>
          <w:caps w:val="0"/>
          <w:color w:val="333333"/>
          <w:spacing w:val="0"/>
          <w:shd w:val="clear" w:fill="FFFFFF"/>
        </w:rPr>
        <w:t>2.2.3、几个核函数</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通常人们会从一些常用的核函数中选择（根据问题和数据的不同，选择不同的参数，实际上就是得到了不同的核函数），例如：</w:t>
      </w:r>
    </w:p>
    <w:p>
      <w:pPr>
        <w:keepNext w:val="0"/>
        <w:keepLines w:val="0"/>
        <w:widowControl/>
        <w:numPr>
          <w:ilvl w:val="0"/>
          <w:numId w:val="4"/>
        </w:numPr>
        <w:suppressLineNumbers w:val="0"/>
        <w:tabs>
          <w:tab w:val="left" w:pos="720"/>
        </w:tabs>
        <w:spacing w:before="0" w:beforeAutospacing="1" w:after="0" w:afterAutospacing="1" w:line="390" w:lineRule="atLeast"/>
        <w:ind w:left="720" w:hanging="360"/>
        <w:jc w:val="left"/>
      </w:pPr>
      <w:r>
        <w:rPr>
          <w:rFonts w:hint="default" w:ascii="Arial" w:hAnsi="Arial" w:cs="Arial"/>
          <w:b w:val="0"/>
          <w:i w:val="0"/>
          <w:caps w:val="0"/>
          <w:color w:val="333333"/>
          <w:spacing w:val="0"/>
          <w:sz w:val="21"/>
          <w:szCs w:val="21"/>
          <w:shd w:val="clear" w:fill="FFFFFF"/>
        </w:rPr>
        <w:t>多项式核</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blog.csdn.net/v_july_v/article/details/data:image/png;base64,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304800" cy="304800"/>
            <wp:effectExtent l="0" t="0" r="0" b="0"/>
            <wp:docPr id="161" name="图片 187" descr="IMG_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87" descr="IMG_442"/>
                    <pic:cNvPicPr>
                      <a:picLocks noChangeAspect="1"/>
                    </pic:cNvPicPr>
                  </pic:nvPicPr>
                  <pic:blipFill>
                    <a:blip r:embed="rId102" r:link="rId10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，显然刚才我们举的例子是这里多项式核的一个特例（R = 1，d = 2</w:t>
      </w:r>
      <w:r>
        <w:rPr>
          <w:rFonts w:hint="default" w:ascii="Arial" w:hAnsi="Arial" w:cs="Arial"/>
          <w:b w:val="0"/>
          <w:i w:val="0"/>
          <w:caps w:val="0"/>
          <w:color w:val="333333"/>
          <w:spacing w:val="0"/>
          <w:sz w:val="22"/>
          <w:szCs w:val="22"/>
          <w:shd w:val="clear" w:fill="FFFFFF"/>
        </w:rPr>
        <w:t>）</w:t>
      </w:r>
      <w:r>
        <w:rPr>
          <w:rFonts w:hint="default" w:ascii="Arial" w:hAnsi="Arial" w:cs="Arial"/>
          <w:b w:val="0"/>
          <w:i w:val="0"/>
          <w:caps w:val="0"/>
          <w:color w:val="333333"/>
          <w:spacing w:val="0"/>
          <w:sz w:val="21"/>
          <w:szCs w:val="21"/>
          <w:shd w:val="clear" w:fill="FFFFFF"/>
        </w:rPr>
        <w:t>。虽然比较麻烦，而且没有必要，不过这个核所对应的映射实际上是可以写出来的，该空间的维度是</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"http://img.my.csdn.net/uploads/201304/03/1364958204_2877.jpg"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523875" cy="323850"/>
            <wp:effectExtent l="0" t="0" r="9525" b="0"/>
            <wp:docPr id="163" name="图片 188" descr="IMG_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88" descr="IMG_443"/>
                    <pic:cNvPicPr>
                      <a:picLocks noChangeAspect="1"/>
                    </pic:cNvPicPr>
                  </pic:nvPicPr>
                  <pic:blipFill>
                    <a:blip r:embed="rId208" r:link="rId209"/>
                    <a:stretch>
                      <a:fillRect/>
                    </a:stretch>
                  </pic:blipFill>
                  <pic:spPr>
                    <a:xfrm>
                      <a:off x="0" y="0"/>
                      <a:ext cx="523875" cy="323850"/>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，其中 </w:t>
      </w:r>
      <w:r>
        <w:rPr>
          <w:rFonts w:hint="default" w:ascii="Arial" w:hAnsi="Arial" w:cs="Arial"/>
          <w:b w:val="0"/>
          <w:i w:val="0"/>
          <w:caps w:val="0"/>
          <w:color w:val="333333"/>
          <w:spacing w:val="0"/>
          <w:sz w:val="27"/>
          <w:szCs w:val="27"/>
          <w:shd w:val="clear" w:fill="FFFFFF"/>
        </w:rPr>
        <w:fldChar w:fldCharType="begin"/>
      </w:r>
      <w:r>
        <w:rPr>
          <w:rFonts w:hint="default" w:ascii="Arial" w:hAnsi="Arial" w:cs="Arial"/>
          <w:b w:val="0"/>
          <w:i w:val="0"/>
          <w:caps w:val="0"/>
          <w:color w:val="333333"/>
          <w:spacing w:val="0"/>
          <w:sz w:val="27"/>
          <w:szCs w:val="27"/>
          <w:shd w:val="clear" w:fill="FFFFFF"/>
        </w:rPr>
        <w:instrText xml:space="preserve">INCLUDEPICTURE \d "http://blog.pluskid.org/MathJax/fonts/HTML-CSS/TeX/png/Math/Italic/141/006D.png" \* MERGEFORMATINET </w:instrText>
      </w:r>
      <w:r>
        <w:rPr>
          <w:rFonts w:hint="default" w:ascii="Arial" w:hAnsi="Arial" w:cs="Arial"/>
          <w:b w:val="0"/>
          <w:i w:val="0"/>
          <w:caps w:val="0"/>
          <w:color w:val="333333"/>
          <w:spacing w:val="0"/>
          <w:sz w:val="27"/>
          <w:szCs w:val="27"/>
          <w:shd w:val="clear" w:fill="FFFFFF"/>
        </w:rPr>
        <w:fldChar w:fldCharType="separate"/>
      </w:r>
      <w:r>
        <w:rPr>
          <w:rFonts w:hint="default" w:ascii="Arial" w:hAnsi="Arial" w:cs="Arial"/>
          <w:b w:val="0"/>
          <w:i w:val="0"/>
          <w:caps w:val="0"/>
          <w:color w:val="333333"/>
          <w:spacing w:val="0"/>
          <w:sz w:val="27"/>
          <w:szCs w:val="27"/>
          <w:shd w:val="clear" w:fill="FFFFFF"/>
        </w:rPr>
        <w:drawing>
          <wp:inline distT="0" distB="0" distL="114300" distR="114300">
            <wp:extent cx="161925" cy="85725"/>
            <wp:effectExtent l="0" t="0" r="9525" b="9525"/>
            <wp:docPr id="147" name="图片 189" descr="IMG_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89" descr="IMG_444"/>
                    <pic:cNvPicPr>
                      <a:picLocks noChangeAspect="1"/>
                    </pic:cNvPicPr>
                  </pic:nvPicPr>
                  <pic:blipFill>
                    <a:blip r:embed="rId210" r:link="rId211"/>
                    <a:stretch>
                      <a:fillRect/>
                    </a:stretch>
                  </pic:blipFill>
                  <pic:spPr>
                    <a:xfrm>
                      <a:off x="0" y="0"/>
                      <a:ext cx="161925" cy="85725"/>
                    </a:xfrm>
                    <a:prstGeom prst="rect">
                      <a:avLst/>
                    </a:prstGeom>
                    <a:noFill/>
                    <a:ln w="9525">
                      <a:noFill/>
                      <a:miter/>
                    </a:ln>
                  </pic:spPr>
                </pic:pic>
              </a:graphicData>
            </a:graphic>
          </wp:inline>
        </w:drawing>
      </w:r>
      <w:r>
        <w:rPr>
          <w:rFonts w:hint="default" w:ascii="Arial" w:hAnsi="Arial" w:cs="Arial"/>
          <w:b w:val="0"/>
          <w:i w:val="0"/>
          <w:caps w:val="0"/>
          <w:color w:val="333333"/>
          <w:spacing w:val="0"/>
          <w:sz w:val="27"/>
          <w:szCs w:val="27"/>
          <w:shd w:val="clear" w:fill="FFFFFF"/>
        </w:rPr>
        <w:fldChar w:fldCharType="end"/>
      </w:r>
      <w:r>
        <w:rPr>
          <w:rFonts w:hint="default" w:ascii="Arial" w:hAnsi="Arial" w:cs="Arial"/>
          <w:b w:val="0"/>
          <w:i w:val="0"/>
          <w:caps w:val="0"/>
          <w:color w:val="333333"/>
          <w:spacing w:val="0"/>
          <w:sz w:val="21"/>
          <w:szCs w:val="21"/>
          <w:shd w:val="clear" w:fill="FFFFFF"/>
        </w:rPr>
        <w:t> 是原始空间的维度。</w:t>
      </w:r>
    </w:p>
    <w:p>
      <w:pPr>
        <w:keepNext w:val="0"/>
        <w:keepLines w:val="0"/>
        <w:widowControl/>
        <w:numPr>
          <w:ilvl w:val="0"/>
          <w:numId w:val="4"/>
        </w:numPr>
        <w:suppressLineNumbers w:val="0"/>
        <w:tabs>
          <w:tab w:val="left" w:pos="720"/>
        </w:tabs>
        <w:spacing w:before="0" w:beforeAutospacing="1" w:after="0" w:afterAutospacing="1" w:line="390" w:lineRule="atLeast"/>
        <w:ind w:left="720" w:hanging="360"/>
        <w:jc w:val="left"/>
      </w:pPr>
      <w:r>
        <w:rPr>
          <w:rFonts w:hint="default" w:ascii="Arial" w:hAnsi="Arial" w:cs="Arial"/>
          <w:b w:val="0"/>
          <w:i w:val="0"/>
          <w:caps w:val="0"/>
          <w:color w:val="333333"/>
          <w:spacing w:val="0"/>
          <w:sz w:val="21"/>
          <w:szCs w:val="21"/>
          <w:shd w:val="clear" w:fill="FFFFFF"/>
        </w:rPr>
        <w:t>高斯核</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"http://img.my.csdn.net/uploads/201304/03/1364958259_8460.jpg"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2390775" cy="476250"/>
            <wp:effectExtent l="0" t="0" r="9525" b="0"/>
            <wp:docPr id="155" name="图片 190" descr="IMG_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90" descr="IMG_445"/>
                    <pic:cNvPicPr>
                      <a:picLocks noChangeAspect="1"/>
                    </pic:cNvPicPr>
                  </pic:nvPicPr>
                  <pic:blipFill>
                    <a:blip r:embed="rId212" r:link="rId213"/>
                    <a:stretch>
                      <a:fillRect/>
                    </a:stretch>
                  </pic:blipFill>
                  <pic:spPr>
                    <a:xfrm>
                      <a:off x="0" y="0"/>
                      <a:ext cx="2390775" cy="476250"/>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，这个核就是最开始提到过的会将原始空间映射为无穷维空间的那个家伙。不过，如果</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"http://img.my.csdn.net/uploads/201304/03/1364958296_7554.jpg"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161925" cy="142875"/>
            <wp:effectExtent l="0" t="0" r="9525" b="9525"/>
            <wp:docPr id="167" name="图片 191" descr="IMG_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91" descr="IMG_446"/>
                    <pic:cNvPicPr>
                      <a:picLocks noChangeAspect="1"/>
                    </pic:cNvPicPr>
                  </pic:nvPicPr>
                  <pic:blipFill>
                    <a:blip r:embed="rId214" r:link="rId215"/>
                    <a:stretch>
                      <a:fillRect/>
                    </a:stretch>
                  </pic:blipFill>
                  <pic:spPr>
                    <a:xfrm>
                      <a:off x="0" y="0"/>
                      <a:ext cx="161925" cy="142875"/>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选得很大的话，高次特征上的权重实际上衰减得非常快，所以实际上（数值上近似一下）相当于一个低维的子空间；反过来，如果</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"http://img.my.csdn.net/uploads/201304/03/1364958296_7554.jpg"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161925" cy="142875"/>
            <wp:effectExtent l="0" t="0" r="9525" b="9525"/>
            <wp:docPr id="166" name="图片 192" descr="IMG_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92" descr="IMG_447"/>
                    <pic:cNvPicPr>
                      <a:picLocks noChangeAspect="1"/>
                    </pic:cNvPicPr>
                  </pic:nvPicPr>
                  <pic:blipFill>
                    <a:blip r:embed="rId214" r:link="rId215"/>
                    <a:stretch>
                      <a:fillRect/>
                    </a:stretch>
                  </pic:blipFill>
                  <pic:spPr>
                    <a:xfrm>
                      <a:off x="0" y="0"/>
                      <a:ext cx="161925" cy="142875"/>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选得很小，则可以将任意的数据映射为线性可分——当然，这并不一定是好事，因为随之而来的可能是非常严重的过拟合问题。不过，总的来说，通过调控参数</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"http://img.my.csdn.net/uploads/201304/03/1364958296_7554.jpg"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161925" cy="142875"/>
            <wp:effectExtent l="0" t="0" r="9525" b="9525"/>
            <wp:docPr id="165" name="图片 193" descr="IMG_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93" descr="IMG_448"/>
                    <pic:cNvPicPr>
                      <a:picLocks noChangeAspect="1"/>
                    </pic:cNvPicPr>
                  </pic:nvPicPr>
                  <pic:blipFill>
                    <a:blip r:embed="rId214" r:link="rId215"/>
                    <a:stretch>
                      <a:fillRect/>
                    </a:stretch>
                  </pic:blipFill>
                  <pic:spPr>
                    <a:xfrm>
                      <a:off x="0" y="0"/>
                      <a:ext cx="161925" cy="142875"/>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，高斯核实际上具有相当高的灵活性，也是使用最广泛的核函数之一。下图所示的例子便是把低维线性不可分的数据通过高斯核函数映射到了高维空间：</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"http://img.blog.csdn.net/20130919095640250"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4401185" cy="2114550"/>
            <wp:effectExtent l="0" t="0" r="18415" b="0"/>
            <wp:docPr id="162" name="图片 194" descr="IMG_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94" descr="IMG_449"/>
                    <pic:cNvPicPr>
                      <a:picLocks noChangeAspect="1"/>
                    </pic:cNvPicPr>
                  </pic:nvPicPr>
                  <pic:blipFill>
                    <a:blip r:embed="rId216" r:link="rId217"/>
                    <a:stretch>
                      <a:fillRect/>
                    </a:stretch>
                  </pic:blipFill>
                  <pic:spPr>
                    <a:xfrm>
                      <a:off x="0" y="0"/>
                      <a:ext cx="4401185" cy="2114550"/>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p>
    <w:p>
      <w:pPr>
        <w:keepNext w:val="0"/>
        <w:keepLines w:val="0"/>
        <w:widowControl/>
        <w:numPr>
          <w:ilvl w:val="0"/>
          <w:numId w:val="4"/>
        </w:numPr>
        <w:suppressLineNumbers w:val="0"/>
        <w:tabs>
          <w:tab w:val="left" w:pos="720"/>
        </w:tabs>
        <w:spacing w:before="0" w:beforeAutospacing="1" w:after="0" w:afterAutospacing="1" w:line="390" w:lineRule="atLeast"/>
        <w:ind w:left="720" w:hanging="360"/>
        <w:jc w:val="left"/>
      </w:pPr>
      <w:r>
        <w:rPr>
          <w:rFonts w:hint="default" w:ascii="Arial" w:hAnsi="Arial" w:cs="Arial"/>
          <w:b w:val="0"/>
          <w:i w:val="0"/>
          <w:caps w:val="0"/>
          <w:color w:val="333333"/>
          <w:spacing w:val="0"/>
          <w:sz w:val="21"/>
          <w:szCs w:val="21"/>
          <w:shd w:val="clear" w:fill="FFFFFF"/>
        </w:rPr>
        <w:t>线性核</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"http://img.my.csdn.net/uploads/201304/03/1364958354_7262.jpg"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1609725" cy="200025"/>
            <wp:effectExtent l="0" t="0" r="9525" b="9525"/>
            <wp:docPr id="125" name="图片 195" descr="IMG_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95" descr="IMG_450"/>
                    <pic:cNvPicPr>
                      <a:picLocks noChangeAspect="1"/>
                    </pic:cNvPicPr>
                  </pic:nvPicPr>
                  <pic:blipFill>
                    <a:blip r:embed="rId218" r:link="rId219"/>
                    <a:stretch>
                      <a:fillRect/>
                    </a:stretch>
                  </pic:blipFill>
                  <pic:spPr>
                    <a:xfrm>
                      <a:off x="0" y="0"/>
                      <a:ext cx="1609725" cy="200025"/>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，这实际上就是原始空间中的内积。这个核存在的主要目的是使得“映射后空间中的问题”和“映射前空间中的问题”两者在形式上统一起来了(</w:t>
      </w:r>
      <w:r>
        <w:rPr>
          <w:rFonts w:hint="default" w:ascii="Arial" w:hAnsi="Arial" w:cs="Arial"/>
          <w:b w:val="0"/>
          <w:i w:val="0"/>
          <w:caps w:val="0"/>
          <w:color w:val="333333"/>
          <w:spacing w:val="0"/>
          <w:sz w:val="18"/>
          <w:szCs w:val="18"/>
          <w:shd w:val="clear" w:fill="FFFFFF"/>
        </w:rPr>
        <w:t>意思是说，咱们有的时候，写代码，或写公式的时候，只要写个模板或通用表达式，然后再代入不同的核，便可以了，于此，便在形式上统一了起来，不用再分别写一个线性的，和一个非线性的)</w:t>
      </w:r>
      <w:r>
        <w:rPr>
          <w:rFonts w:hint="default" w:ascii="Arial" w:hAnsi="Arial" w:cs="Arial"/>
          <w:b w:val="0"/>
          <w:i w:val="0"/>
          <w:caps w:val="0"/>
          <w:color w:val="333333"/>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i w:val="0"/>
          <w:caps w:val="0"/>
          <w:color w:val="333333"/>
          <w:spacing w:val="0"/>
          <w:sz w:val="21"/>
          <w:szCs w:val="21"/>
        </w:rPr>
      </w:pPr>
      <w:bookmarkStart w:id="15" w:name="t18"/>
      <w:bookmarkEnd w:id="15"/>
      <w:r>
        <w:rPr>
          <w:rFonts w:hint="default" w:ascii="Arial" w:hAnsi="Arial" w:cs="Arial"/>
          <w:i w:val="0"/>
          <w:caps w:val="0"/>
          <w:color w:val="333333"/>
          <w:spacing w:val="0"/>
          <w:sz w:val="21"/>
          <w:szCs w:val="21"/>
          <w:shd w:val="clear" w:fill="FFFFFF"/>
        </w:rPr>
        <w:t>2.2.4、核函数的本质</w:t>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w:t>
      </w:r>
      <w:r>
        <w:rPr>
          <w:rFonts w:ascii="Arial Black" w:hAnsi="Arial Black" w:eastAsia="Arial Black" w:cs="Arial Black"/>
          <w:b w:val="0"/>
          <w:i w:val="0"/>
          <w:caps w:val="0"/>
          <w:color w:val="333333"/>
          <w:spacing w:val="0"/>
          <w:kern w:val="0"/>
          <w:sz w:val="21"/>
          <w:szCs w:val="21"/>
          <w:shd w:val="clear" w:fill="FFFFFF"/>
          <w:lang w:val="en-US" w:eastAsia="zh-CN" w:bidi="ar"/>
        </w:rPr>
        <w:t>上面说了这么一大堆，读者可能还是没明白核函数到底是个什么东西？我再简要概括下，即以下三点：</w:t>
      </w:r>
    </w:p>
    <w:p>
      <w:pPr>
        <w:keepNext w:val="0"/>
        <w:keepLines w:val="0"/>
        <w:widowControl/>
        <w:numPr>
          <w:ilvl w:val="0"/>
          <w:numId w:val="5"/>
        </w:numPr>
        <w:suppressLineNumbers w:val="0"/>
        <w:tabs>
          <w:tab w:val="left" w:pos="720"/>
        </w:tabs>
        <w:spacing w:before="0" w:beforeAutospacing="1" w:after="0" w:afterAutospacing="1" w:line="390" w:lineRule="atLeast"/>
        <w:ind w:left="720" w:hanging="360"/>
        <w:jc w:val="left"/>
      </w:pPr>
      <w:r>
        <w:rPr>
          <w:rFonts w:hint="default" w:ascii="Arial Black" w:hAnsi="Arial Black" w:eastAsia="Arial Black" w:cs="Arial Black"/>
          <w:b w:val="0"/>
          <w:i w:val="0"/>
          <w:caps w:val="0"/>
          <w:color w:val="333333"/>
          <w:spacing w:val="0"/>
          <w:sz w:val="21"/>
          <w:szCs w:val="21"/>
          <w:shd w:val="clear" w:fill="FFFFFF"/>
        </w:rPr>
        <w:t>实际中，我们会经常遇到线性不可分的样例，此时，我们的常用做法是把样例特征映射到高维空间中去(如上文2.2节最开始的那幅图所示，映射到高维空间后，相关特征便被分开了，也就达到了分类的目的)；</w:t>
      </w:r>
    </w:p>
    <w:p>
      <w:pPr>
        <w:keepNext w:val="0"/>
        <w:keepLines w:val="0"/>
        <w:widowControl/>
        <w:numPr>
          <w:ilvl w:val="0"/>
          <w:numId w:val="5"/>
        </w:numPr>
        <w:suppressLineNumbers w:val="0"/>
        <w:tabs>
          <w:tab w:val="left" w:pos="720"/>
        </w:tabs>
        <w:spacing w:before="0" w:beforeAutospacing="1" w:after="0" w:afterAutospacing="1" w:line="390" w:lineRule="atLeast"/>
        <w:ind w:left="720" w:hanging="360"/>
        <w:jc w:val="left"/>
      </w:pPr>
      <w:r>
        <w:rPr>
          <w:rFonts w:hint="default" w:ascii="Arial Black" w:hAnsi="Arial Black" w:eastAsia="Arial Black" w:cs="Arial Black"/>
          <w:b w:val="0"/>
          <w:i w:val="0"/>
          <w:caps w:val="0"/>
          <w:color w:val="333333"/>
          <w:spacing w:val="0"/>
          <w:sz w:val="21"/>
          <w:szCs w:val="21"/>
          <w:shd w:val="clear" w:fill="FFFFFF"/>
        </w:rPr>
        <w:t>但进一步，如果凡是遇到线性不可分的样例，一律映射到高维空间，那么这个维度大小是会高到可怕的(如上文中19维乃至无穷维的例子)。那咋办呢？</w:t>
      </w:r>
    </w:p>
    <w:p>
      <w:pPr>
        <w:keepNext w:val="0"/>
        <w:keepLines w:val="0"/>
        <w:widowControl/>
        <w:numPr>
          <w:ilvl w:val="0"/>
          <w:numId w:val="5"/>
        </w:numPr>
        <w:suppressLineNumbers w:val="0"/>
        <w:tabs>
          <w:tab w:val="left" w:pos="720"/>
        </w:tabs>
        <w:spacing w:before="0" w:beforeAutospacing="1" w:after="0" w:afterAutospacing="1" w:line="390" w:lineRule="atLeast"/>
        <w:ind w:left="720" w:hanging="360"/>
        <w:jc w:val="left"/>
      </w:pPr>
      <w:r>
        <w:rPr>
          <w:rFonts w:hint="default" w:ascii="Arial Black" w:hAnsi="Arial Black" w:eastAsia="Arial Black" w:cs="Arial Black"/>
          <w:b w:val="0"/>
          <w:i w:val="0"/>
          <w:caps w:val="0"/>
          <w:color w:val="333333"/>
          <w:spacing w:val="0"/>
          <w:sz w:val="21"/>
          <w:szCs w:val="21"/>
          <w:shd w:val="clear" w:fill="FFFFFF"/>
        </w:rPr>
        <w:t>此时，核函数就隆重登场了，核函数的价值在于它虽然也是讲特征进行从低维到高维的转换，但核函数绝就绝在它事先在低维上进行计算，而将实质上的分类效果表现在了高维上，也就如上文所说的避免了直接在高维空间中的复杂计算。</w:t>
      </w:r>
    </w:p>
    <w:p>
      <w:pPr>
        <w:pStyle w:val="6"/>
        <w:keepNext w:val="0"/>
        <w:keepLines w:val="0"/>
        <w:widowControl/>
        <w:suppressLineNumbers w:val="0"/>
        <w:spacing w:line="390" w:lineRule="atLeast"/>
        <w:jc w:val="left"/>
      </w:pPr>
      <w:r>
        <w:rPr>
          <w:rFonts w:hint="default" w:ascii="palatino" w:hAnsi="palatino" w:eastAsia="palatino" w:cs="palatino"/>
          <w:b w:val="0"/>
          <w:i w:val="0"/>
          <w:caps w:val="0"/>
          <w:color w:val="333333"/>
          <w:spacing w:val="0"/>
          <w:sz w:val="21"/>
          <w:szCs w:val="21"/>
          <w:shd w:val="clear" w:fill="FFFFFF"/>
        </w:rPr>
        <w:t>    最后引用</w:t>
      </w:r>
      <w:r>
        <w:rPr>
          <w:rFonts w:hint="default" w:ascii="palatino" w:hAnsi="palatino" w:eastAsia="palatino" w:cs="palatino"/>
          <w:b w:val="0"/>
          <w:i w:val="0"/>
          <w:caps w:val="0"/>
          <w:color w:val="336699"/>
          <w:spacing w:val="0"/>
          <w:sz w:val="21"/>
          <w:szCs w:val="21"/>
          <w:u w:val="none"/>
          <w:shd w:val="clear" w:fill="FFFFFF"/>
        </w:rPr>
        <w:fldChar w:fldCharType="begin"/>
      </w:r>
      <w:r>
        <w:rPr>
          <w:rFonts w:hint="default" w:ascii="palatino" w:hAnsi="palatino" w:eastAsia="palatino" w:cs="palatino"/>
          <w:b w:val="0"/>
          <w:i w:val="0"/>
          <w:caps w:val="0"/>
          <w:color w:val="336699"/>
          <w:spacing w:val="0"/>
          <w:sz w:val="21"/>
          <w:szCs w:val="21"/>
          <w:u w:val="none"/>
          <w:shd w:val="clear" w:fill="FFFFFF"/>
        </w:rPr>
        <w:instrText xml:space="preserve"> HYPERLINK "http://www.yaksis.com/posts/why-use-svm.html" \t "http://blog.csdn.net/v_july_v/article/details/_blank" </w:instrText>
      </w:r>
      <w:r>
        <w:rPr>
          <w:rFonts w:hint="default" w:ascii="palatino" w:hAnsi="palatino" w:eastAsia="palatino" w:cs="palatino"/>
          <w:b w:val="0"/>
          <w:i w:val="0"/>
          <w:caps w:val="0"/>
          <w:color w:val="336699"/>
          <w:spacing w:val="0"/>
          <w:sz w:val="21"/>
          <w:szCs w:val="21"/>
          <w:u w:val="none"/>
          <w:shd w:val="clear" w:fill="FFFFFF"/>
        </w:rPr>
        <w:fldChar w:fldCharType="separate"/>
      </w:r>
      <w:r>
        <w:rPr>
          <w:rStyle w:val="10"/>
          <w:rFonts w:hint="default" w:ascii="palatino" w:hAnsi="palatino" w:eastAsia="palatino" w:cs="palatino"/>
          <w:b w:val="0"/>
          <w:i w:val="0"/>
          <w:caps w:val="0"/>
          <w:color w:val="336699"/>
          <w:spacing w:val="0"/>
          <w:sz w:val="21"/>
          <w:szCs w:val="21"/>
          <w:u w:val="none"/>
          <w:shd w:val="clear" w:fill="FFFFFF"/>
        </w:rPr>
        <w:t>这里</w:t>
      </w:r>
      <w:r>
        <w:rPr>
          <w:rFonts w:hint="default" w:ascii="palatino" w:hAnsi="palatino" w:eastAsia="palatino" w:cs="palatino"/>
          <w:b w:val="0"/>
          <w:i w:val="0"/>
          <w:caps w:val="0"/>
          <w:color w:val="336699"/>
          <w:spacing w:val="0"/>
          <w:sz w:val="21"/>
          <w:szCs w:val="21"/>
          <w:u w:val="none"/>
          <w:shd w:val="clear" w:fill="FFFFFF"/>
        </w:rPr>
        <w:fldChar w:fldCharType="end"/>
      </w:r>
      <w:r>
        <w:rPr>
          <w:rFonts w:hint="default" w:ascii="palatino" w:hAnsi="palatino" w:eastAsia="palatino" w:cs="palatino"/>
          <w:b w:val="0"/>
          <w:i w:val="0"/>
          <w:caps w:val="0"/>
          <w:color w:val="333333"/>
          <w:spacing w:val="0"/>
          <w:sz w:val="21"/>
          <w:szCs w:val="21"/>
          <w:shd w:val="clear" w:fill="FFFFFF"/>
        </w:rPr>
        <w:t>的一个例子举例说明下核函数解决非线性问题的直观效果。</w:t>
      </w:r>
    </w:p>
    <w:p>
      <w:pPr>
        <w:pStyle w:val="6"/>
        <w:keepNext w:val="0"/>
        <w:keepLines w:val="0"/>
        <w:widowControl/>
        <w:suppressLineNumbers w:val="0"/>
        <w:spacing w:line="390" w:lineRule="atLeast"/>
        <w:jc w:val="left"/>
      </w:pPr>
      <w:r>
        <w:rPr>
          <w:rFonts w:hint="default" w:ascii="palatino" w:hAnsi="palatino" w:eastAsia="palatino" w:cs="palatino"/>
          <w:b w:val="0"/>
          <w:i w:val="0"/>
          <w:caps w:val="0"/>
          <w:color w:val="333333"/>
          <w:spacing w:val="0"/>
          <w:sz w:val="21"/>
          <w:szCs w:val="21"/>
          <w:shd w:val="clear" w:fill="FFFFFF"/>
        </w:rPr>
        <w:t>    假设现在你是一个农场主，圈养了一批羊群，但为预防狼群袭击羊群，你需要搭建一个篱笆来把羊群围起来。但是篱笆应该建在哪里呢？你很可能需要依据牛群和狼群的位置建立一个“分类器”，比较下图这几种不同的分类器，我们可以看到SVM完成了一个很完美的解决方案。</w:t>
      </w:r>
    </w:p>
    <w:p>
      <w:pPr>
        <w:pStyle w:val="6"/>
        <w:keepNext w:val="0"/>
        <w:keepLines w:val="0"/>
        <w:widowControl/>
        <w:suppressLineNumbers w:val="0"/>
        <w:spacing w:line="390" w:lineRule="atLeast"/>
        <w:jc w:val="left"/>
      </w:pPr>
      <w:r>
        <w:rPr>
          <w:rFonts w:hint="default" w:ascii="palatino" w:hAnsi="palatino" w:eastAsia="palatino" w:cs="palatino"/>
          <w:b w:val="0"/>
          <w:i w:val="0"/>
          <w:caps w:val="0"/>
          <w:color w:val="333333"/>
          <w:spacing w:val="0"/>
          <w:sz w:val="21"/>
          <w:szCs w:val="21"/>
          <w:shd w:val="clear" w:fill="FFFFFF"/>
        </w:rPr>
        <w:fldChar w:fldCharType="begin"/>
      </w:r>
      <w:r>
        <w:rPr>
          <w:rFonts w:hint="default" w:ascii="palatino" w:hAnsi="palatino" w:eastAsia="palatino" w:cs="palatino"/>
          <w:b w:val="0"/>
          <w:i w:val="0"/>
          <w:caps w:val="0"/>
          <w:color w:val="333333"/>
          <w:spacing w:val="0"/>
          <w:sz w:val="21"/>
          <w:szCs w:val="21"/>
          <w:shd w:val="clear" w:fill="FFFFFF"/>
        </w:rPr>
        <w:instrText xml:space="preserve">INCLUDEPICTURE \d "http://img.blog.csdn.net/20131121105410546" \* MERGEFORMATINET </w:instrText>
      </w:r>
      <w:r>
        <w:rPr>
          <w:rFonts w:hint="default" w:ascii="palatino" w:hAnsi="palatino" w:eastAsia="palatino" w:cs="palatino"/>
          <w:b w:val="0"/>
          <w:i w:val="0"/>
          <w:caps w:val="0"/>
          <w:color w:val="333333"/>
          <w:spacing w:val="0"/>
          <w:sz w:val="21"/>
          <w:szCs w:val="21"/>
          <w:shd w:val="clear" w:fill="FFFFFF"/>
        </w:rPr>
        <w:fldChar w:fldCharType="separate"/>
      </w:r>
      <w:r>
        <w:rPr>
          <w:rFonts w:hint="default" w:ascii="palatino" w:hAnsi="palatino" w:eastAsia="palatino" w:cs="palatino"/>
          <w:b w:val="0"/>
          <w:i w:val="0"/>
          <w:caps w:val="0"/>
          <w:color w:val="333333"/>
          <w:spacing w:val="0"/>
          <w:sz w:val="21"/>
          <w:szCs w:val="21"/>
          <w:shd w:val="clear" w:fill="FFFFFF"/>
        </w:rPr>
        <w:drawing>
          <wp:inline distT="0" distB="0" distL="114300" distR="114300">
            <wp:extent cx="5040630" cy="2866390"/>
            <wp:effectExtent l="0" t="0" r="7620" b="10160"/>
            <wp:docPr id="160" name="图片 196" descr="IMG_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96" descr="IMG_451"/>
                    <pic:cNvPicPr>
                      <a:picLocks noChangeAspect="1"/>
                    </pic:cNvPicPr>
                  </pic:nvPicPr>
                  <pic:blipFill>
                    <a:blip r:embed="rId220" r:link="rId221"/>
                    <a:stretch>
                      <a:fillRect/>
                    </a:stretch>
                  </pic:blipFill>
                  <pic:spPr>
                    <a:xfrm>
                      <a:off x="0" y="0"/>
                      <a:ext cx="5040630" cy="2866390"/>
                    </a:xfrm>
                    <a:prstGeom prst="rect">
                      <a:avLst/>
                    </a:prstGeom>
                    <a:noFill/>
                    <a:ln w="9525">
                      <a:noFill/>
                      <a:miter/>
                    </a:ln>
                  </pic:spPr>
                </pic:pic>
              </a:graphicData>
            </a:graphic>
          </wp:inline>
        </w:drawing>
      </w:r>
      <w:r>
        <w:rPr>
          <w:rFonts w:hint="default" w:ascii="palatino" w:hAnsi="palatino" w:eastAsia="palatino" w:cs="palatino"/>
          <w:b w:val="0"/>
          <w:i w:val="0"/>
          <w:caps w:val="0"/>
          <w:color w:val="333333"/>
          <w:spacing w:val="0"/>
          <w:sz w:val="21"/>
          <w:szCs w:val="21"/>
          <w:shd w:val="clear" w:fill="FFFFFF"/>
        </w:rPr>
        <w:fldChar w:fldCharType="end"/>
      </w:r>
    </w:p>
    <w:p>
      <w:pPr>
        <w:pStyle w:val="6"/>
        <w:keepNext w:val="0"/>
        <w:keepLines w:val="0"/>
        <w:widowControl/>
        <w:suppressLineNumbers w:val="0"/>
        <w:spacing w:line="390" w:lineRule="atLeast"/>
        <w:jc w:val="left"/>
      </w:pPr>
      <w:r>
        <w:rPr>
          <w:rFonts w:hint="default" w:ascii="palatino" w:hAnsi="palatino" w:eastAsia="palatino" w:cs="palatino"/>
          <w:b w:val="0"/>
          <w:i w:val="0"/>
          <w:caps w:val="0"/>
          <w:color w:val="333333"/>
          <w:spacing w:val="0"/>
          <w:sz w:val="21"/>
          <w:szCs w:val="21"/>
          <w:shd w:val="clear" w:fill="FFFFFF"/>
        </w:rPr>
        <w:t>    这个例子从侧面简单说明了SVM使用非线性分类器的优势，而逻辑模式以及决策树模式都是使用了直线方法。</w:t>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OK，不再做过多介绍了，对核函数有进一步兴趣的，还可以看看</w:t>
      </w:r>
      <w:r>
        <w:rPr>
          <w:rFonts w:hint="default" w:ascii="Arial" w:hAnsi="Arial" w:eastAsia="宋体" w:cs="Arial"/>
          <w:b w:val="0"/>
          <w:i w:val="0"/>
          <w:caps w:val="0"/>
          <w:color w:val="336699"/>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336699"/>
          <w:spacing w:val="0"/>
          <w:kern w:val="0"/>
          <w:sz w:val="21"/>
          <w:szCs w:val="21"/>
          <w:u w:val="none"/>
          <w:shd w:val="clear" w:fill="FFFFFF"/>
          <w:lang w:val="en-US" w:eastAsia="zh-CN" w:bidi="ar"/>
        </w:rPr>
        <w:instrText xml:space="preserve"> HYPERLINK "http://www.cnblogs.com/vivounicorn/archive/2010/12/13/1904720.html" \t "http://blog.csdn.net/v_july_v/article/details/_blank" </w:instrText>
      </w:r>
      <w:r>
        <w:rPr>
          <w:rFonts w:hint="default" w:ascii="Arial" w:hAnsi="Arial" w:eastAsia="宋体" w:cs="Arial"/>
          <w:b w:val="0"/>
          <w:i w:val="0"/>
          <w:caps w:val="0"/>
          <w:color w:val="336699"/>
          <w:spacing w:val="0"/>
          <w:kern w:val="0"/>
          <w:sz w:val="21"/>
          <w:szCs w:val="21"/>
          <w:u w:val="none"/>
          <w:shd w:val="clear" w:fill="FFFFFF"/>
          <w:lang w:val="en-US" w:eastAsia="zh-CN" w:bidi="ar"/>
        </w:rPr>
        <w:fldChar w:fldCharType="separate"/>
      </w:r>
      <w:r>
        <w:rPr>
          <w:rStyle w:val="10"/>
          <w:rFonts w:hint="default" w:ascii="Arial" w:hAnsi="Arial" w:eastAsia="宋体" w:cs="Arial"/>
          <w:b w:val="0"/>
          <w:i w:val="0"/>
          <w:caps w:val="0"/>
          <w:color w:val="336699"/>
          <w:spacing w:val="0"/>
          <w:sz w:val="21"/>
          <w:szCs w:val="21"/>
          <w:u w:val="none"/>
          <w:shd w:val="clear" w:fill="FFFFFF"/>
        </w:rPr>
        <w:t>此文</w:t>
      </w:r>
      <w:r>
        <w:rPr>
          <w:rFonts w:hint="default" w:ascii="Arial" w:hAnsi="Arial" w:eastAsia="宋体" w:cs="Arial"/>
          <w:b w:val="0"/>
          <w:i w:val="0"/>
          <w:caps w:val="0"/>
          <w:color w:val="336699"/>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i w:val="0"/>
          <w:caps w:val="0"/>
          <w:color w:val="333333"/>
          <w:spacing w:val="0"/>
        </w:rPr>
      </w:pPr>
      <w:bookmarkStart w:id="16" w:name="t19"/>
      <w:bookmarkEnd w:id="16"/>
      <w:r>
        <w:rPr>
          <w:rStyle w:val="9"/>
          <w:rFonts w:hint="default" w:ascii="Comic Sans MS" w:hAnsi="Comic Sans MS" w:eastAsia="Comic Sans MS" w:cs="Comic Sans MS"/>
          <w:i w:val="0"/>
          <w:caps w:val="0"/>
          <w:color w:val="333333"/>
          <w:spacing w:val="0"/>
          <w:shd w:val="clear" w:fill="FFFFFF"/>
        </w:rPr>
        <w:t>2.3</w:t>
      </w:r>
      <w:r>
        <w:rPr>
          <w:rFonts w:hint="default" w:ascii="Arial" w:hAnsi="Arial" w:cs="Arial"/>
          <w:i w:val="0"/>
          <w:caps w:val="0"/>
          <w:color w:val="333333"/>
          <w:spacing w:val="0"/>
          <w:shd w:val="clear" w:fill="FFFFFF"/>
        </w:rPr>
        <w:t>、使用松弛变量处理 outliers 方法</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在本文第一节最开始讨论支持向量机的时候，我们就假定，数据是线性可分的，亦即我们可以找到一个可行的超平面将数据完全分开。后来为了处理非线性数据，在上文2.2节使用 Kernel 方法对原来的线性 SVM 进行了推广，使得非线性的的情况也能处理。虽然通过映射 </w:t>
      </w:r>
      <w:r>
        <w:rPr>
          <w:rFonts w:hint="default" w:ascii="Arial" w:hAnsi="Arial" w:cs="Arial"/>
          <w:b w:val="0"/>
          <w:i w:val="0"/>
          <w:caps w:val="0"/>
          <w:color w:val="333333"/>
          <w:spacing w:val="0"/>
          <w:sz w:val="27"/>
          <w:szCs w:val="27"/>
          <w:shd w:val="clear" w:fill="FFFFFF"/>
        </w:rPr>
        <w:fldChar w:fldCharType="begin"/>
      </w:r>
      <w:r>
        <w:rPr>
          <w:rFonts w:hint="default" w:ascii="Arial" w:hAnsi="Arial" w:cs="Arial"/>
          <w:b w:val="0"/>
          <w:i w:val="0"/>
          <w:caps w:val="0"/>
          <w:color w:val="333333"/>
          <w:spacing w:val="0"/>
          <w:sz w:val="27"/>
          <w:szCs w:val="27"/>
          <w:shd w:val="clear" w:fill="FFFFFF"/>
        </w:rPr>
        <w:instrText xml:space="preserve">INCLUDEPICTURE \d "http://blog.pluskid.org/MathJax/fonts/HTML-CSS/TeX/png/Math/Italic/141/03D5.png" \* MERGEFORMATINET </w:instrText>
      </w:r>
      <w:r>
        <w:rPr>
          <w:rFonts w:hint="default" w:ascii="Arial" w:hAnsi="Arial" w:cs="Arial"/>
          <w:b w:val="0"/>
          <w:i w:val="0"/>
          <w:caps w:val="0"/>
          <w:color w:val="333333"/>
          <w:spacing w:val="0"/>
          <w:sz w:val="27"/>
          <w:szCs w:val="27"/>
          <w:shd w:val="clear" w:fill="FFFFFF"/>
        </w:rPr>
        <w:fldChar w:fldCharType="separate"/>
      </w:r>
      <w:r>
        <w:rPr>
          <w:rFonts w:hint="default" w:ascii="Arial" w:hAnsi="Arial" w:cs="Arial"/>
          <w:b w:val="0"/>
          <w:i w:val="0"/>
          <w:caps w:val="0"/>
          <w:color w:val="333333"/>
          <w:spacing w:val="0"/>
          <w:sz w:val="27"/>
          <w:szCs w:val="27"/>
          <w:shd w:val="clear" w:fill="FFFFFF"/>
        </w:rPr>
        <w:drawing>
          <wp:inline distT="0" distB="0" distL="114300" distR="114300">
            <wp:extent cx="114300" cy="171450"/>
            <wp:effectExtent l="0" t="0" r="0" b="0"/>
            <wp:docPr id="156" name="图片 197" descr="IMG_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97" descr="IMG_452"/>
                    <pic:cNvPicPr>
                      <a:picLocks noChangeAspect="1"/>
                    </pic:cNvPicPr>
                  </pic:nvPicPr>
                  <pic:blipFill>
                    <a:blip r:embed="rId178" r:link="rId179"/>
                    <a:stretch>
                      <a:fillRect/>
                    </a:stretch>
                  </pic:blipFill>
                  <pic:spPr>
                    <a:xfrm>
                      <a:off x="0" y="0"/>
                      <a:ext cx="114300" cy="171450"/>
                    </a:xfrm>
                    <a:prstGeom prst="rect">
                      <a:avLst/>
                    </a:prstGeom>
                    <a:noFill/>
                    <a:ln w="9525">
                      <a:noFill/>
                      <a:miter/>
                    </a:ln>
                  </pic:spPr>
                </pic:pic>
              </a:graphicData>
            </a:graphic>
          </wp:inline>
        </w:drawing>
      </w:r>
      <w:r>
        <w:rPr>
          <w:rFonts w:hint="default" w:ascii="Arial" w:hAnsi="Arial" w:cs="Arial"/>
          <w:b w:val="0"/>
          <w:i w:val="0"/>
          <w:caps w:val="0"/>
          <w:color w:val="333333"/>
          <w:spacing w:val="0"/>
          <w:sz w:val="27"/>
          <w:szCs w:val="27"/>
          <w:shd w:val="clear" w:fill="FFFFFF"/>
        </w:rPr>
        <w:fldChar w:fldCharType="end"/>
      </w:r>
      <w:r>
        <w:rPr>
          <w:rFonts w:hint="default" w:ascii="Arial" w:hAnsi="Arial" w:cs="Arial"/>
          <w:b w:val="0"/>
          <w:i w:val="0"/>
          <w:caps w:val="0"/>
          <w:color w:val="333333"/>
          <w:spacing w:val="0"/>
          <w:sz w:val="27"/>
          <w:szCs w:val="27"/>
          <w:shd w:val="clear" w:fill="FFFFFF"/>
        </w:rPr>
        <w:fldChar w:fldCharType="begin"/>
      </w:r>
      <w:r>
        <w:rPr>
          <w:rFonts w:hint="default" w:ascii="Arial" w:hAnsi="Arial" w:cs="Arial"/>
          <w:b w:val="0"/>
          <w:i w:val="0"/>
          <w:caps w:val="0"/>
          <w:color w:val="333333"/>
          <w:spacing w:val="0"/>
          <w:sz w:val="27"/>
          <w:szCs w:val="27"/>
          <w:shd w:val="clear" w:fill="FFFFFF"/>
        </w:rPr>
        <w:instrText xml:space="preserve">INCLUDEPICTURE \d "http://blog.pluskid.org/MathJax/fonts/HTML-CSS/TeX/png/Main/Regular/141/0028.png" \* MERGEFORMATINET </w:instrText>
      </w:r>
      <w:r>
        <w:rPr>
          <w:rFonts w:hint="default" w:ascii="Arial" w:hAnsi="Arial" w:cs="Arial"/>
          <w:b w:val="0"/>
          <w:i w:val="0"/>
          <w:caps w:val="0"/>
          <w:color w:val="333333"/>
          <w:spacing w:val="0"/>
          <w:sz w:val="27"/>
          <w:szCs w:val="27"/>
          <w:shd w:val="clear" w:fill="FFFFFF"/>
        </w:rPr>
        <w:fldChar w:fldCharType="separate"/>
      </w:r>
      <w:r>
        <w:rPr>
          <w:rFonts w:hint="default" w:ascii="Arial" w:hAnsi="Arial" w:cs="Arial"/>
          <w:b w:val="0"/>
          <w:i w:val="0"/>
          <w:caps w:val="0"/>
          <w:color w:val="333333"/>
          <w:spacing w:val="0"/>
          <w:sz w:val="27"/>
          <w:szCs w:val="27"/>
          <w:shd w:val="clear" w:fill="FFFFFF"/>
        </w:rPr>
        <w:drawing>
          <wp:inline distT="0" distB="0" distL="114300" distR="114300">
            <wp:extent cx="66675" cy="200025"/>
            <wp:effectExtent l="0" t="0" r="9525" b="9525"/>
            <wp:docPr id="144" name="图片 198" descr="IMG_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98" descr="IMG_453"/>
                    <pic:cNvPicPr>
                      <a:picLocks noChangeAspect="1"/>
                    </pic:cNvPicPr>
                  </pic:nvPicPr>
                  <pic:blipFill>
                    <a:blip r:embed="rId180" r:link="rId181"/>
                    <a:stretch>
                      <a:fillRect/>
                    </a:stretch>
                  </pic:blipFill>
                  <pic:spPr>
                    <a:xfrm>
                      <a:off x="0" y="0"/>
                      <a:ext cx="66675" cy="200025"/>
                    </a:xfrm>
                    <a:prstGeom prst="rect">
                      <a:avLst/>
                    </a:prstGeom>
                    <a:noFill/>
                    <a:ln w="9525">
                      <a:noFill/>
                      <a:miter/>
                    </a:ln>
                  </pic:spPr>
                </pic:pic>
              </a:graphicData>
            </a:graphic>
          </wp:inline>
        </w:drawing>
      </w:r>
      <w:r>
        <w:rPr>
          <w:rFonts w:hint="default" w:ascii="Arial" w:hAnsi="Arial" w:cs="Arial"/>
          <w:b w:val="0"/>
          <w:i w:val="0"/>
          <w:caps w:val="0"/>
          <w:color w:val="333333"/>
          <w:spacing w:val="0"/>
          <w:sz w:val="27"/>
          <w:szCs w:val="27"/>
          <w:shd w:val="clear" w:fill="FFFFFF"/>
        </w:rPr>
        <w:fldChar w:fldCharType="end"/>
      </w:r>
      <w:r>
        <w:rPr>
          <w:rFonts w:hint="default" w:ascii="Arial" w:hAnsi="Arial" w:cs="Arial"/>
          <w:b w:val="0"/>
          <w:i w:val="0"/>
          <w:caps w:val="0"/>
          <w:color w:val="333333"/>
          <w:spacing w:val="0"/>
          <w:sz w:val="27"/>
          <w:szCs w:val="27"/>
          <w:shd w:val="clear" w:fill="FFFFFF"/>
        </w:rPr>
        <w:fldChar w:fldCharType="begin"/>
      </w:r>
      <w:r>
        <w:rPr>
          <w:rFonts w:hint="default" w:ascii="Arial" w:hAnsi="Arial" w:cs="Arial"/>
          <w:b w:val="0"/>
          <w:i w:val="0"/>
          <w:caps w:val="0"/>
          <w:color w:val="333333"/>
          <w:spacing w:val="0"/>
          <w:sz w:val="27"/>
          <w:szCs w:val="27"/>
          <w:shd w:val="clear" w:fill="FFFFFF"/>
        </w:rPr>
        <w:instrText xml:space="preserve">INCLUDEPICTURE \d "http://blog.pluskid.org/MathJax/fonts/HTML-CSS/TeX/png/Main/Regular/141/22C5.png" \* MERGEFORMATINET </w:instrText>
      </w:r>
      <w:r>
        <w:rPr>
          <w:rFonts w:hint="default" w:ascii="Arial" w:hAnsi="Arial" w:cs="Arial"/>
          <w:b w:val="0"/>
          <w:i w:val="0"/>
          <w:caps w:val="0"/>
          <w:color w:val="333333"/>
          <w:spacing w:val="0"/>
          <w:sz w:val="27"/>
          <w:szCs w:val="27"/>
          <w:shd w:val="clear" w:fill="FFFFFF"/>
        </w:rPr>
        <w:fldChar w:fldCharType="separate"/>
      </w:r>
      <w:r>
        <w:rPr>
          <w:rFonts w:hint="default" w:ascii="Arial" w:hAnsi="Arial" w:cs="Arial"/>
          <w:b w:val="0"/>
          <w:i w:val="0"/>
          <w:caps w:val="0"/>
          <w:color w:val="333333"/>
          <w:spacing w:val="0"/>
          <w:sz w:val="27"/>
          <w:szCs w:val="27"/>
          <w:shd w:val="clear" w:fill="FFFFFF"/>
        </w:rPr>
        <w:drawing>
          <wp:inline distT="0" distB="0" distL="114300" distR="114300">
            <wp:extent cx="38100" cy="38100"/>
            <wp:effectExtent l="0" t="0" r="0" b="0"/>
            <wp:docPr id="154" name="图片 199" descr="IMG_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99" descr="IMG_454"/>
                    <pic:cNvPicPr>
                      <a:picLocks noChangeAspect="1"/>
                    </pic:cNvPicPr>
                  </pic:nvPicPr>
                  <pic:blipFill>
                    <a:blip r:embed="rId182" r:link="rId183"/>
                    <a:stretch>
                      <a:fillRect/>
                    </a:stretch>
                  </pic:blipFill>
                  <pic:spPr>
                    <a:xfrm>
                      <a:off x="0" y="0"/>
                      <a:ext cx="38100" cy="38100"/>
                    </a:xfrm>
                    <a:prstGeom prst="rect">
                      <a:avLst/>
                    </a:prstGeom>
                    <a:noFill/>
                    <a:ln w="9525">
                      <a:noFill/>
                      <a:miter/>
                    </a:ln>
                  </pic:spPr>
                </pic:pic>
              </a:graphicData>
            </a:graphic>
          </wp:inline>
        </w:drawing>
      </w:r>
      <w:r>
        <w:rPr>
          <w:rFonts w:hint="default" w:ascii="Arial" w:hAnsi="Arial" w:cs="Arial"/>
          <w:b w:val="0"/>
          <w:i w:val="0"/>
          <w:caps w:val="0"/>
          <w:color w:val="333333"/>
          <w:spacing w:val="0"/>
          <w:sz w:val="27"/>
          <w:szCs w:val="27"/>
          <w:shd w:val="clear" w:fill="FFFFFF"/>
        </w:rPr>
        <w:fldChar w:fldCharType="end"/>
      </w:r>
      <w:r>
        <w:rPr>
          <w:rFonts w:hint="default" w:ascii="Arial" w:hAnsi="Arial" w:cs="Arial"/>
          <w:b w:val="0"/>
          <w:i w:val="0"/>
          <w:caps w:val="0"/>
          <w:color w:val="333333"/>
          <w:spacing w:val="0"/>
          <w:sz w:val="27"/>
          <w:szCs w:val="27"/>
          <w:shd w:val="clear" w:fill="FFFFFF"/>
        </w:rPr>
        <w:fldChar w:fldCharType="begin"/>
      </w:r>
      <w:r>
        <w:rPr>
          <w:rFonts w:hint="default" w:ascii="Arial" w:hAnsi="Arial" w:cs="Arial"/>
          <w:b w:val="0"/>
          <w:i w:val="0"/>
          <w:caps w:val="0"/>
          <w:color w:val="333333"/>
          <w:spacing w:val="0"/>
          <w:sz w:val="27"/>
          <w:szCs w:val="27"/>
          <w:shd w:val="clear" w:fill="FFFFFF"/>
        </w:rPr>
        <w:instrText xml:space="preserve">INCLUDEPICTURE \d "http://blog.pluskid.org/MathJax/fonts/HTML-CSS/TeX/png/Main/Regular/141/0029.png" \* MERGEFORMATINET </w:instrText>
      </w:r>
      <w:r>
        <w:rPr>
          <w:rFonts w:hint="default" w:ascii="Arial" w:hAnsi="Arial" w:cs="Arial"/>
          <w:b w:val="0"/>
          <w:i w:val="0"/>
          <w:caps w:val="0"/>
          <w:color w:val="333333"/>
          <w:spacing w:val="0"/>
          <w:sz w:val="27"/>
          <w:szCs w:val="27"/>
          <w:shd w:val="clear" w:fill="FFFFFF"/>
        </w:rPr>
        <w:fldChar w:fldCharType="separate"/>
      </w:r>
      <w:r>
        <w:rPr>
          <w:rFonts w:hint="default" w:ascii="Arial" w:hAnsi="Arial" w:cs="Arial"/>
          <w:b w:val="0"/>
          <w:i w:val="0"/>
          <w:caps w:val="0"/>
          <w:color w:val="333333"/>
          <w:spacing w:val="0"/>
          <w:sz w:val="27"/>
          <w:szCs w:val="27"/>
          <w:shd w:val="clear" w:fill="FFFFFF"/>
        </w:rPr>
        <w:drawing>
          <wp:inline distT="0" distB="0" distL="114300" distR="114300">
            <wp:extent cx="57150" cy="200025"/>
            <wp:effectExtent l="0" t="0" r="0" b="9525"/>
            <wp:docPr id="153" name="图片 200" descr="IMG_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200" descr="IMG_455"/>
                    <pic:cNvPicPr>
                      <a:picLocks noChangeAspect="1"/>
                    </pic:cNvPicPr>
                  </pic:nvPicPr>
                  <pic:blipFill>
                    <a:blip r:embed="rId184" r:link="rId185"/>
                    <a:stretch>
                      <a:fillRect/>
                    </a:stretch>
                  </pic:blipFill>
                  <pic:spPr>
                    <a:xfrm>
                      <a:off x="0" y="0"/>
                      <a:ext cx="57150" cy="200025"/>
                    </a:xfrm>
                    <a:prstGeom prst="rect">
                      <a:avLst/>
                    </a:prstGeom>
                    <a:noFill/>
                    <a:ln w="9525">
                      <a:noFill/>
                      <a:miter/>
                    </a:ln>
                  </pic:spPr>
                </pic:pic>
              </a:graphicData>
            </a:graphic>
          </wp:inline>
        </w:drawing>
      </w:r>
      <w:r>
        <w:rPr>
          <w:rFonts w:hint="default" w:ascii="Arial" w:hAnsi="Arial" w:cs="Arial"/>
          <w:b w:val="0"/>
          <w:i w:val="0"/>
          <w:caps w:val="0"/>
          <w:color w:val="333333"/>
          <w:spacing w:val="0"/>
          <w:sz w:val="27"/>
          <w:szCs w:val="27"/>
          <w:shd w:val="clear" w:fill="FFFFFF"/>
        </w:rPr>
        <w:fldChar w:fldCharType="end"/>
      </w:r>
      <w:r>
        <w:rPr>
          <w:rFonts w:hint="default" w:ascii="Arial" w:hAnsi="Arial" w:cs="Arial"/>
          <w:b w:val="0"/>
          <w:i w:val="0"/>
          <w:caps w:val="0"/>
          <w:color w:val="333333"/>
          <w:spacing w:val="0"/>
          <w:sz w:val="21"/>
          <w:szCs w:val="21"/>
          <w:shd w:val="clear" w:fill="FFFFFF"/>
        </w:rPr>
        <w:t> 将原始数据映射到高维空间之后，能够线性分隔的概率大大增加，但是对于某些情况还是很难处理。</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例如可能并不是因为数据本身是非线性结构的，而只是因为数据有噪音。对于这种偏离正常位置很远的数据点，我们称之为 outlier ，在我们原来的 SVM 模型里，outlier 的存在有可能造成很大的影响，因为超平面本身就是只有少数几个 support vector 组成的，如果这些 support vector 里又存在 outlier 的话，其影响就很大了。例如下图：</w:t>
      </w:r>
    </w:p>
    <w:p>
      <w:pPr>
        <w:pStyle w:val="6"/>
        <w:keepNext w:val="0"/>
        <w:keepLines w:val="0"/>
        <w:widowControl/>
        <w:suppressLineNumbers w:val="0"/>
        <w:shd w:val="clear" w:fill="FFFFFF"/>
        <w:spacing w:line="390" w:lineRule="atLeast"/>
        <w:ind w:left="120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"http://blog.pluskid.org/wp-content/uploads/2010/09/Optimal-Hyper-Plane-2.png"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3724275" cy="3657600"/>
            <wp:effectExtent l="0" t="0" r="9525" b="0"/>
            <wp:docPr id="152" name="图片 201" descr="Optimal Hyper Pla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201" descr="Optimal Hyper Plane 2"/>
                    <pic:cNvPicPr>
                      <a:picLocks noChangeAspect="1"/>
                    </pic:cNvPicPr>
                  </pic:nvPicPr>
                  <pic:blipFill>
                    <a:blip r:embed="rId222" r:link="rId223"/>
                    <a:stretch>
                      <a:fillRect/>
                    </a:stretch>
                  </pic:blipFill>
                  <pic:spPr>
                    <a:xfrm>
                      <a:off x="0" y="0"/>
                      <a:ext cx="3724275" cy="3657600"/>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用黑圈圈起来的那个蓝点是一个 outlier ，它偏离了自己原本所应该在的那个半空间，如果直接忽略掉它的话，原来的分隔超平面还是挺好的，但是由于这个 outlier 的出现，导致分隔超平面不得不被挤歪了，变成途中黑色虚线所示（这只是一个示意图，并没有严格计算精确坐标），同时 margin 也相应变小了。当然，更严重的情况是，如果这个 outlier 再往右上移动一些距离的话，我们将无法构造出能将数据分开的超平面来。</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为了处理这种情况，SVM 允许数据点在一定程度上偏离一下超平面。例如上图中，黑色实线所对应的距离，就是该 outlier 偏离的距离，如果把它移动回来，就刚好落在原来的 </w:t>
      </w:r>
      <w:del w:id="3">
        <w:r>
          <w:rPr>
            <w:rFonts w:hint="default" w:ascii="Arial" w:hAnsi="Arial" w:cs="Arial"/>
            <w:b w:val="0"/>
            <w:i w:val="0"/>
            <w:caps w:val="0"/>
            <w:color w:val="333333"/>
            <w:spacing w:val="0"/>
            <w:sz w:val="21"/>
            <w:szCs w:val="21"/>
            <w:shd w:val="clear" w:fill="FFFFFF"/>
          </w:rPr>
          <w:delText>超平面</w:delText>
        </w:r>
      </w:del>
      <w:r>
        <w:rPr>
          <w:rFonts w:hint="default" w:ascii="Arial" w:hAnsi="Arial" w:cs="Arial"/>
          <w:b w:val="0"/>
          <w:i w:val="0"/>
          <w:caps w:val="0"/>
          <w:color w:val="333333"/>
          <w:spacing w:val="0"/>
          <w:sz w:val="21"/>
          <w:szCs w:val="21"/>
          <w:shd w:val="clear" w:fill="FFFFFF"/>
        </w:rPr>
        <w:t> 蓝色间隔边界上，而不会使得超平面发生变形了。</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插播下一位读者@Copper_PKU的理解：</w:t>
      </w:r>
      <w:r>
        <w:rPr>
          <w:rStyle w:val="8"/>
          <w:rFonts w:hint="default" w:ascii="Arial" w:hAnsi="Arial" w:cs="Arial"/>
          <w:i w:val="0"/>
          <w:caps w:val="0"/>
          <w:color w:val="333333"/>
          <w:spacing w:val="0"/>
          <w:sz w:val="27"/>
          <w:szCs w:val="27"/>
          <w:shd w:val="clear" w:fill="FFFFFF"/>
        </w:rPr>
        <w:t>“</w:t>
      </w:r>
      <w:r>
        <w:rPr>
          <w:rFonts w:hint="default" w:ascii="Arial" w:hAnsi="Arial" w:cs="Arial"/>
          <w:b w:val="0"/>
          <w:i w:val="0"/>
          <w:caps w:val="0"/>
          <w:color w:val="333333"/>
          <w:spacing w:val="0"/>
          <w:sz w:val="21"/>
          <w:szCs w:val="21"/>
          <w:shd w:val="clear" w:fill="FFFFFF"/>
        </w:rPr>
        <w:t>换言之，在有松弛的情况下outline点也属于支持向量SV，同时，对于不同的支持向量，拉格朗日参数的值也不同，如此篇论文《Large Scale Machine Learning》中的下图所示：</w:t>
      </w:r>
    </w:p>
    <w:p>
      <w:pPr>
        <w:pStyle w:val="6"/>
        <w:keepNext w:val="0"/>
        <w:keepLines w:val="0"/>
        <w:widowControl/>
        <w:suppressLineNumbers w:val="0"/>
        <w:spacing w:line="390" w:lineRule="atLeast"/>
        <w:ind w:left="720" w:right="720"/>
        <w:jc w:val="left"/>
      </w:pPr>
      <w:r>
        <w:rPr>
          <w:rFonts w:hint="default" w:ascii="Arial" w:hAnsi="Arial" w:eastAsia="宋体" w:cs="Arial"/>
          <w:b w:val="0"/>
          <w:i w:val="0"/>
          <w:caps w:val="0"/>
          <w:color w:val="333333"/>
          <w:spacing w:val="0"/>
          <w:sz w:val="18"/>
          <w:szCs w:val="18"/>
          <w:shd w:val="clear" w:fill="FFFFFF"/>
        </w:rPr>
        <w:fldChar w:fldCharType="begin"/>
      </w:r>
      <w:r>
        <w:rPr>
          <w:rFonts w:hint="default" w:ascii="Arial" w:hAnsi="Arial" w:eastAsia="宋体" w:cs="Arial"/>
          <w:b w:val="0"/>
          <w:i w:val="0"/>
          <w:caps w:val="0"/>
          <w:color w:val="333333"/>
          <w:spacing w:val="0"/>
          <w:sz w:val="18"/>
          <w:szCs w:val="18"/>
          <w:shd w:val="clear" w:fill="FFFFFF"/>
        </w:rPr>
        <w:instrText xml:space="preserve">INCLUDEPICTURE \d "http://img.blog.csdn.net/20131126154347453" \* MERGEFORMATINET </w:instrText>
      </w:r>
      <w:r>
        <w:rPr>
          <w:rFonts w:hint="default" w:ascii="Arial" w:hAnsi="Arial" w:eastAsia="宋体" w:cs="Arial"/>
          <w:b w:val="0"/>
          <w:i w:val="0"/>
          <w:caps w:val="0"/>
          <w:color w:val="333333"/>
          <w:spacing w:val="0"/>
          <w:sz w:val="18"/>
          <w:szCs w:val="18"/>
          <w:shd w:val="clear" w:fill="FFFFFF"/>
        </w:rPr>
        <w:fldChar w:fldCharType="separate"/>
      </w:r>
      <w:r>
        <w:rPr>
          <w:rFonts w:hint="default" w:ascii="Arial" w:hAnsi="Arial" w:eastAsia="宋体" w:cs="Arial"/>
          <w:b w:val="0"/>
          <w:i w:val="0"/>
          <w:caps w:val="0"/>
          <w:color w:val="333333"/>
          <w:spacing w:val="0"/>
          <w:sz w:val="18"/>
          <w:szCs w:val="18"/>
          <w:shd w:val="clear" w:fill="FFFFFF"/>
        </w:rPr>
        <w:drawing>
          <wp:inline distT="0" distB="0" distL="114300" distR="114300">
            <wp:extent cx="4352925" cy="2400300"/>
            <wp:effectExtent l="0" t="0" r="9525" b="0"/>
            <wp:docPr id="134" name="图片 202" descr="IMG_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202" descr="IMG_457"/>
                    <pic:cNvPicPr>
                      <a:picLocks noChangeAspect="1"/>
                    </pic:cNvPicPr>
                  </pic:nvPicPr>
                  <pic:blipFill>
                    <a:blip r:embed="rId224" r:link="rId225"/>
                    <a:stretch>
                      <a:fillRect/>
                    </a:stretch>
                  </pic:blipFill>
                  <pic:spPr>
                    <a:xfrm>
                      <a:off x="0" y="0"/>
                      <a:ext cx="4352925" cy="24003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sz w:val="18"/>
          <w:szCs w:val="18"/>
          <w:shd w:val="clear" w:fill="FFFFFF"/>
        </w:rPr>
        <w:fldChar w:fldCharType="end"/>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18"/>
          <w:szCs w:val="18"/>
          <w:shd w:val="clear" w:fill="FFFFFF"/>
        </w:rPr>
        <w:t>    </w:t>
      </w:r>
      <w:r>
        <w:rPr>
          <w:rFonts w:hint="default" w:ascii="Arial" w:hAnsi="Arial" w:cs="Arial"/>
          <w:b w:val="0"/>
          <w:i w:val="0"/>
          <w:caps w:val="0"/>
          <w:color w:val="333333"/>
          <w:spacing w:val="0"/>
          <w:sz w:val="21"/>
          <w:szCs w:val="21"/>
          <w:shd w:val="clear" w:fill="FFFFFF"/>
        </w:rPr>
        <w:t>对于远离分类平面的点值为0；对于边缘上的点值在[0, 1/L]之间，其中，L为训练数据集个数，即数据集大小；对于outline数据和内部的数据值为1/L。更多请参看本文文末参考条目第51条。</w:t>
      </w:r>
      <w:r>
        <w:rPr>
          <w:rStyle w:val="8"/>
          <w:rFonts w:hint="default" w:ascii="Arial" w:hAnsi="Arial" w:cs="Arial"/>
          <w:i w:val="0"/>
          <w:caps w:val="0"/>
          <w:color w:val="333333"/>
          <w:spacing w:val="0"/>
          <w:sz w:val="27"/>
          <w:szCs w:val="27"/>
          <w:shd w:val="clear" w:fill="FFFFFF"/>
        </w:rPr>
        <w:t>”</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OK，继续回到咱们的问题。我们，原来的约束条件为：</w:t>
      </w:r>
    </w:p>
    <w:p>
      <w:pPr>
        <w:pStyle w:val="6"/>
        <w:keepNext w:val="0"/>
        <w:keepLines w:val="0"/>
        <w:widowControl/>
        <w:suppressLineNumbers w:val="0"/>
        <w:spacing w:line="390" w:lineRule="atLeast"/>
        <w:ind w:left="3604" w:right="3604"/>
        <w:jc w:val="left"/>
      </w:pPr>
      <w:r>
        <w:rPr>
          <w:rFonts w:hint="eastAsia" w:ascii="宋体" w:hAnsi="宋体" w:eastAsia="宋体" w:cs="宋体"/>
          <w:b w:val="0"/>
          <w:i w:val="0"/>
          <w:caps w:val="0"/>
          <w:color w:val="333333"/>
          <w:spacing w:val="0"/>
          <w:sz w:val="24"/>
          <w:szCs w:val="24"/>
          <w:shd w:val="clear" w:fill="FFFFFF"/>
        </w:rPr>
        <w:fldChar w:fldCharType="begin"/>
      </w:r>
      <w:r>
        <w:rPr>
          <w:rFonts w:hint="eastAsia" w:ascii="宋体" w:hAnsi="宋体" w:eastAsia="宋体" w:cs="宋体"/>
          <w:b w:val="0"/>
          <w:i w:val="0"/>
          <w:caps w:val="0"/>
          <w:color w:val="333333"/>
          <w:spacing w:val="0"/>
          <w:sz w:val="24"/>
          <w:szCs w:val="24"/>
          <w:shd w:val="clear" w:fill="FFFFFF"/>
        </w:rPr>
        <w:instrText xml:space="preserve">INCLUDEPICTURE \d "http://img.my.csdn.net/uploads/201304/03/1364959415_3450.jpg" \* MERGEFORMATINET </w:instrText>
      </w:r>
      <w:r>
        <w:rPr>
          <w:rFonts w:hint="eastAsia" w:ascii="宋体" w:hAnsi="宋体" w:eastAsia="宋体" w:cs="宋体"/>
          <w:b w:val="0"/>
          <w:i w:val="0"/>
          <w:caps w:val="0"/>
          <w:color w:val="333333"/>
          <w:spacing w:val="0"/>
          <w:sz w:val="24"/>
          <w:szCs w:val="24"/>
          <w:shd w:val="clear" w:fill="FFFFFF"/>
        </w:rPr>
        <w:fldChar w:fldCharType="separate"/>
      </w:r>
      <w:r>
        <w:rPr>
          <w:rFonts w:hint="eastAsia" w:ascii="宋体" w:hAnsi="宋体" w:eastAsia="宋体" w:cs="宋体"/>
          <w:b w:val="0"/>
          <w:i w:val="0"/>
          <w:caps w:val="0"/>
          <w:color w:val="333333"/>
          <w:spacing w:val="0"/>
          <w:sz w:val="24"/>
          <w:szCs w:val="24"/>
          <w:shd w:val="clear" w:fill="FFFFFF"/>
        </w:rPr>
        <w:drawing>
          <wp:inline distT="0" distB="0" distL="114300" distR="114300">
            <wp:extent cx="2514600" cy="276225"/>
            <wp:effectExtent l="0" t="0" r="0" b="9525"/>
            <wp:docPr id="151" name="图片 203" descr="IMG_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203" descr="IMG_458"/>
                    <pic:cNvPicPr>
                      <a:picLocks noChangeAspect="1"/>
                    </pic:cNvPicPr>
                  </pic:nvPicPr>
                  <pic:blipFill>
                    <a:blip r:embed="rId226" r:link="rId227"/>
                    <a:stretch>
                      <a:fillRect/>
                    </a:stretch>
                  </pic:blipFill>
                  <pic:spPr>
                    <a:xfrm>
                      <a:off x="0" y="0"/>
                      <a:ext cx="2514600" cy="2762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sz w:val="24"/>
          <w:szCs w:val="24"/>
          <w:shd w:val="clear" w:fill="FFFFFF"/>
        </w:rPr>
        <w:fldChar w:fldCharType="end"/>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现在考虑到outlier问题，约束条件变成了：</w:t>
      </w:r>
    </w:p>
    <w:p>
      <w:pPr>
        <w:pStyle w:val="6"/>
        <w:keepNext w:val="0"/>
        <w:keepLines w:val="0"/>
        <w:widowControl/>
        <w:suppressLineNumbers w:val="0"/>
        <w:spacing w:line="390" w:lineRule="atLeast"/>
        <w:ind w:left="2882" w:right="2882"/>
        <w:jc w:val="left"/>
      </w:pPr>
      <w:r>
        <w:rPr>
          <w:rFonts w:hint="eastAsia" w:ascii="宋体" w:hAnsi="宋体" w:eastAsia="宋体" w:cs="宋体"/>
          <w:b w:val="0"/>
          <w:i w:val="0"/>
          <w:caps w:val="0"/>
          <w:color w:val="333333"/>
          <w:spacing w:val="0"/>
          <w:sz w:val="27"/>
          <w:szCs w:val="27"/>
          <w:shd w:val="clear" w:fill="FFFFFF"/>
        </w:rPr>
        <w:fldChar w:fldCharType="begin"/>
      </w:r>
      <w:r>
        <w:rPr>
          <w:rFonts w:hint="eastAsia" w:ascii="宋体" w:hAnsi="宋体" w:eastAsia="宋体" w:cs="宋体"/>
          <w:b w:val="0"/>
          <w:i w:val="0"/>
          <w:caps w:val="0"/>
          <w:color w:val="333333"/>
          <w:spacing w:val="0"/>
          <w:sz w:val="27"/>
          <w:szCs w:val="27"/>
          <w:shd w:val="clear" w:fill="FFFFFF"/>
        </w:rPr>
        <w:instrText xml:space="preserve">INCLUDEPICTURE \d "http://img.my.csdn.net/uploads/201304/03/1364959452_3595.jpg" \* MERGEFORMATINET </w:instrText>
      </w:r>
      <w:r>
        <w:rPr>
          <w:rFonts w:hint="eastAsia" w:ascii="宋体" w:hAnsi="宋体" w:eastAsia="宋体" w:cs="宋体"/>
          <w:b w:val="0"/>
          <w:i w:val="0"/>
          <w:caps w:val="0"/>
          <w:color w:val="333333"/>
          <w:spacing w:val="0"/>
          <w:sz w:val="27"/>
          <w:szCs w:val="27"/>
          <w:shd w:val="clear" w:fill="FFFFFF"/>
        </w:rPr>
        <w:fldChar w:fldCharType="separate"/>
      </w:r>
      <w:r>
        <w:rPr>
          <w:rFonts w:hint="eastAsia" w:ascii="宋体" w:hAnsi="宋体" w:eastAsia="宋体" w:cs="宋体"/>
          <w:b w:val="0"/>
          <w:i w:val="0"/>
          <w:caps w:val="0"/>
          <w:color w:val="333333"/>
          <w:spacing w:val="0"/>
          <w:sz w:val="27"/>
          <w:szCs w:val="27"/>
          <w:shd w:val="clear" w:fill="FFFFFF"/>
        </w:rPr>
        <w:drawing>
          <wp:inline distT="0" distB="0" distL="114300" distR="114300">
            <wp:extent cx="2886075" cy="295275"/>
            <wp:effectExtent l="0" t="0" r="9525" b="9525"/>
            <wp:docPr id="138" name="图片 204" descr="IMG_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204" descr="IMG_459"/>
                    <pic:cNvPicPr>
                      <a:picLocks noChangeAspect="1"/>
                    </pic:cNvPicPr>
                  </pic:nvPicPr>
                  <pic:blipFill>
                    <a:blip r:embed="rId228" r:link="rId229"/>
                    <a:stretch>
                      <a:fillRect/>
                    </a:stretch>
                  </pic:blipFill>
                  <pic:spPr>
                    <a:xfrm>
                      <a:off x="0" y="0"/>
                      <a:ext cx="2886075" cy="2952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sz w:val="27"/>
          <w:szCs w:val="27"/>
          <w:shd w:val="clear" w:fill="FFFFFF"/>
        </w:rPr>
        <w:fldChar w:fldCharType="end"/>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其中</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"http://img.my.csdn.net/uploads/201304/03/1364959520_2870.jpg"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552450" cy="238125"/>
            <wp:effectExtent l="0" t="0" r="0" b="9525"/>
            <wp:docPr id="150" name="图片 205" descr="IMG_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205" descr="IMG_460"/>
                    <pic:cNvPicPr>
                      <a:picLocks noChangeAspect="1"/>
                    </pic:cNvPicPr>
                  </pic:nvPicPr>
                  <pic:blipFill>
                    <a:blip r:embed="rId230" r:link="rId231"/>
                    <a:stretch>
                      <a:fillRect/>
                    </a:stretch>
                  </pic:blipFill>
                  <pic:spPr>
                    <a:xfrm>
                      <a:off x="0" y="0"/>
                      <a:ext cx="552450" cy="238125"/>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称为松弛变量 (slack variable) ，对应数据点</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"http://img.my.csdn.net/uploads/201304/03/1364959545_2101.jpg"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209550" cy="161925"/>
            <wp:effectExtent l="0" t="0" r="0" b="9525"/>
            <wp:docPr id="158" name="图片 206" descr="IMG_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206" descr="IMG_461"/>
                    <pic:cNvPicPr>
                      <a:picLocks noChangeAspect="1"/>
                    </pic:cNvPicPr>
                  </pic:nvPicPr>
                  <pic:blipFill>
                    <a:blip r:embed="rId232" r:link="rId233"/>
                    <a:stretch>
                      <a:fillRect/>
                    </a:stretch>
                  </pic:blipFill>
                  <pic:spPr>
                    <a:xfrm>
                      <a:off x="0" y="0"/>
                      <a:ext cx="209550" cy="161925"/>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允许偏离的 functional margin 的量。当然，如果我们运行</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"http://img.my.csdn.net/uploads/201304/03/1364959556_6974.jpg"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200025" cy="200025"/>
            <wp:effectExtent l="0" t="0" r="9525" b="9525"/>
            <wp:docPr id="149" name="图片 207" descr="IMG_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207" descr="IMG_462"/>
                    <pic:cNvPicPr>
                      <a:picLocks noChangeAspect="1"/>
                    </pic:cNvPicPr>
                  </pic:nvPicPr>
                  <pic:blipFill>
                    <a:blip r:embed="rId234" r:link="rId235"/>
                    <a:stretch>
                      <a:fillRect/>
                    </a:stretch>
                  </pic:blipFill>
                  <pic:spPr>
                    <a:xfrm>
                      <a:off x="0" y="0"/>
                      <a:ext cx="200025" cy="200025"/>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任意大的话，那任意的超平面都是符合条件的了。所以，我们在原来的目标函数后面加上一项，使得这些</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"http://img.my.csdn.net/uploads/201304/03/1364959556_6974.jpg"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200025" cy="200025"/>
            <wp:effectExtent l="0" t="0" r="9525" b="9525"/>
            <wp:docPr id="148" name="图片 208" descr="IMG_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208" descr="IMG_463"/>
                    <pic:cNvPicPr>
                      <a:picLocks noChangeAspect="1"/>
                    </pic:cNvPicPr>
                  </pic:nvPicPr>
                  <pic:blipFill>
                    <a:blip r:embed="rId234" r:link="rId235"/>
                    <a:stretch>
                      <a:fillRect/>
                    </a:stretch>
                  </pic:blipFill>
                  <pic:spPr>
                    <a:xfrm>
                      <a:off x="0" y="0"/>
                      <a:ext cx="200025" cy="200025"/>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的总和也要最小：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4206" w:right="3604"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"http://img.my.csdn.net/uploads/201304/03/1364959830_8514.jpg"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752600" cy="514350"/>
            <wp:effectExtent l="0" t="0" r="0" b="0"/>
            <wp:docPr id="127" name="图片 209" descr="IMG_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209" descr="IMG_464"/>
                    <pic:cNvPicPr>
                      <a:picLocks noChangeAspect="1"/>
                    </pic:cNvPicPr>
                  </pic:nvPicPr>
                  <pic:blipFill>
                    <a:blip r:embed="rId236" r:link="rId237"/>
                    <a:stretch>
                      <a:fillRect/>
                    </a:stretch>
                  </pic:blipFill>
                  <pic:spPr>
                    <a:xfrm>
                      <a:off x="0" y="0"/>
                      <a:ext cx="1752600" cy="5143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其中 </w:t>
      </w:r>
      <w:r>
        <w:rPr>
          <w:rFonts w:hint="default" w:ascii="Arial" w:hAnsi="Arial" w:cs="Arial"/>
          <w:b w:val="0"/>
          <w:i w:val="0"/>
          <w:caps w:val="0"/>
          <w:color w:val="333333"/>
          <w:spacing w:val="0"/>
          <w:sz w:val="27"/>
          <w:szCs w:val="27"/>
          <w:shd w:val="clear" w:fill="FFFFFF"/>
        </w:rPr>
        <w:fldChar w:fldCharType="begin"/>
      </w:r>
      <w:r>
        <w:rPr>
          <w:rFonts w:hint="default" w:ascii="Arial" w:hAnsi="Arial" w:cs="Arial"/>
          <w:b w:val="0"/>
          <w:i w:val="0"/>
          <w:caps w:val="0"/>
          <w:color w:val="333333"/>
          <w:spacing w:val="0"/>
          <w:sz w:val="27"/>
          <w:szCs w:val="27"/>
          <w:shd w:val="clear" w:fill="FFFFFF"/>
        </w:rPr>
        <w:instrText xml:space="preserve">INCLUDEPICTURE \d "http://blog.pluskid.org/MathJax/fonts/HTML-CSS/TeX/png/Math/Italic/141/0043.png" \* MERGEFORMATINET </w:instrText>
      </w:r>
      <w:r>
        <w:rPr>
          <w:rFonts w:hint="default" w:ascii="Arial" w:hAnsi="Arial" w:cs="Arial"/>
          <w:b w:val="0"/>
          <w:i w:val="0"/>
          <w:caps w:val="0"/>
          <w:color w:val="333333"/>
          <w:spacing w:val="0"/>
          <w:sz w:val="27"/>
          <w:szCs w:val="27"/>
          <w:shd w:val="clear" w:fill="FFFFFF"/>
        </w:rPr>
        <w:fldChar w:fldCharType="separate"/>
      </w:r>
      <w:r>
        <w:rPr>
          <w:rFonts w:hint="default" w:ascii="Arial" w:hAnsi="Arial" w:cs="Arial"/>
          <w:b w:val="0"/>
          <w:i w:val="0"/>
          <w:caps w:val="0"/>
          <w:color w:val="333333"/>
          <w:spacing w:val="0"/>
          <w:sz w:val="27"/>
          <w:szCs w:val="27"/>
          <w:shd w:val="clear" w:fill="FFFFFF"/>
        </w:rPr>
        <w:drawing>
          <wp:inline distT="0" distB="0" distL="114300" distR="114300">
            <wp:extent cx="142875" cy="133350"/>
            <wp:effectExtent l="0" t="0" r="9525" b="0"/>
            <wp:docPr id="189" name="图片 210" descr="IMG_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210" descr="IMG_465"/>
                    <pic:cNvPicPr>
                      <a:picLocks noChangeAspect="1"/>
                    </pic:cNvPicPr>
                  </pic:nvPicPr>
                  <pic:blipFill>
                    <a:blip r:embed="rId238" r:link="rId239"/>
                    <a:stretch>
                      <a:fillRect/>
                    </a:stretch>
                  </pic:blipFill>
                  <pic:spPr>
                    <a:xfrm>
                      <a:off x="0" y="0"/>
                      <a:ext cx="142875" cy="133350"/>
                    </a:xfrm>
                    <a:prstGeom prst="rect">
                      <a:avLst/>
                    </a:prstGeom>
                    <a:noFill/>
                    <a:ln w="9525">
                      <a:noFill/>
                      <a:miter/>
                    </a:ln>
                  </pic:spPr>
                </pic:pic>
              </a:graphicData>
            </a:graphic>
          </wp:inline>
        </w:drawing>
      </w:r>
      <w:r>
        <w:rPr>
          <w:rFonts w:hint="default" w:ascii="Arial" w:hAnsi="Arial" w:cs="Arial"/>
          <w:b w:val="0"/>
          <w:i w:val="0"/>
          <w:caps w:val="0"/>
          <w:color w:val="333333"/>
          <w:spacing w:val="0"/>
          <w:sz w:val="27"/>
          <w:szCs w:val="27"/>
          <w:shd w:val="clear" w:fill="FFFFFF"/>
        </w:rPr>
        <w:fldChar w:fldCharType="end"/>
      </w:r>
      <w:r>
        <w:rPr>
          <w:rFonts w:hint="default" w:ascii="Arial" w:hAnsi="Arial" w:cs="Arial"/>
          <w:b w:val="0"/>
          <w:i w:val="0"/>
          <w:caps w:val="0"/>
          <w:color w:val="333333"/>
          <w:spacing w:val="0"/>
          <w:sz w:val="21"/>
          <w:szCs w:val="21"/>
          <w:shd w:val="clear" w:fill="FFFFFF"/>
        </w:rPr>
        <w:t> 是一个参数，用于控制目标函数中两项（“寻找 margin 最大的超平面”和“保证数据点偏差量最小”）之间的权重。注意，其中 </w:t>
      </w:r>
      <w:r>
        <w:rPr>
          <w:rFonts w:hint="default" w:ascii="Arial" w:hAnsi="Arial" w:cs="Arial"/>
          <w:b w:val="0"/>
          <w:i w:val="0"/>
          <w:caps w:val="0"/>
          <w:color w:val="333333"/>
          <w:spacing w:val="0"/>
          <w:sz w:val="27"/>
          <w:szCs w:val="27"/>
          <w:shd w:val="clear" w:fill="FFFFFF"/>
        </w:rPr>
        <w:fldChar w:fldCharType="begin"/>
      </w:r>
      <w:r>
        <w:rPr>
          <w:rFonts w:hint="default" w:ascii="Arial" w:hAnsi="Arial" w:cs="Arial"/>
          <w:b w:val="0"/>
          <w:i w:val="0"/>
          <w:caps w:val="0"/>
          <w:color w:val="333333"/>
          <w:spacing w:val="0"/>
          <w:sz w:val="27"/>
          <w:szCs w:val="27"/>
          <w:shd w:val="clear" w:fill="FFFFFF"/>
        </w:rPr>
        <w:instrText xml:space="preserve">INCLUDEPICTURE \d "http://blog.pluskid.org/MathJax/fonts/HTML-CSS/TeX/png/Math/Italic/141/03BE.png" \* MERGEFORMATINET </w:instrText>
      </w:r>
      <w:r>
        <w:rPr>
          <w:rFonts w:hint="default" w:ascii="Arial" w:hAnsi="Arial" w:cs="Arial"/>
          <w:b w:val="0"/>
          <w:i w:val="0"/>
          <w:caps w:val="0"/>
          <w:color w:val="333333"/>
          <w:spacing w:val="0"/>
          <w:sz w:val="27"/>
          <w:szCs w:val="27"/>
          <w:shd w:val="clear" w:fill="FFFFFF"/>
        </w:rPr>
        <w:fldChar w:fldCharType="separate"/>
      </w:r>
      <w:r>
        <w:rPr>
          <w:rFonts w:hint="default" w:ascii="Arial" w:hAnsi="Arial" w:cs="Arial"/>
          <w:b w:val="0"/>
          <w:i w:val="0"/>
          <w:caps w:val="0"/>
          <w:color w:val="333333"/>
          <w:spacing w:val="0"/>
          <w:sz w:val="27"/>
          <w:szCs w:val="27"/>
          <w:shd w:val="clear" w:fill="FFFFFF"/>
        </w:rPr>
        <w:drawing>
          <wp:inline distT="0" distB="0" distL="114300" distR="114300">
            <wp:extent cx="85725" cy="171450"/>
            <wp:effectExtent l="0" t="0" r="9525" b="0"/>
            <wp:docPr id="142" name="图片 211" descr="IMG_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211" descr="IMG_466"/>
                    <pic:cNvPicPr>
                      <a:picLocks noChangeAspect="1"/>
                    </pic:cNvPicPr>
                  </pic:nvPicPr>
                  <pic:blipFill>
                    <a:blip r:embed="rId240" r:link="rId241"/>
                    <a:stretch>
                      <a:fillRect/>
                    </a:stretch>
                  </pic:blipFill>
                  <pic:spPr>
                    <a:xfrm>
                      <a:off x="0" y="0"/>
                      <a:ext cx="85725" cy="171450"/>
                    </a:xfrm>
                    <a:prstGeom prst="rect">
                      <a:avLst/>
                    </a:prstGeom>
                    <a:noFill/>
                    <a:ln w="9525">
                      <a:noFill/>
                      <a:miter/>
                    </a:ln>
                  </pic:spPr>
                </pic:pic>
              </a:graphicData>
            </a:graphic>
          </wp:inline>
        </w:drawing>
      </w:r>
      <w:r>
        <w:rPr>
          <w:rFonts w:hint="default" w:ascii="Arial" w:hAnsi="Arial" w:cs="Arial"/>
          <w:b w:val="0"/>
          <w:i w:val="0"/>
          <w:caps w:val="0"/>
          <w:color w:val="333333"/>
          <w:spacing w:val="0"/>
          <w:sz w:val="27"/>
          <w:szCs w:val="27"/>
          <w:shd w:val="clear" w:fill="FFFFFF"/>
        </w:rPr>
        <w:fldChar w:fldCharType="end"/>
      </w:r>
      <w:r>
        <w:rPr>
          <w:rFonts w:hint="default" w:ascii="Arial" w:hAnsi="Arial" w:cs="Arial"/>
          <w:b w:val="0"/>
          <w:i w:val="0"/>
          <w:caps w:val="0"/>
          <w:color w:val="333333"/>
          <w:spacing w:val="0"/>
          <w:sz w:val="21"/>
          <w:szCs w:val="21"/>
          <w:shd w:val="clear" w:fill="FFFFFF"/>
        </w:rPr>
        <w:t> 是需要优化的变量（之一），而 </w:t>
      </w:r>
      <w:r>
        <w:rPr>
          <w:rFonts w:hint="default" w:ascii="Arial" w:hAnsi="Arial" w:cs="Arial"/>
          <w:b w:val="0"/>
          <w:i w:val="0"/>
          <w:caps w:val="0"/>
          <w:color w:val="333333"/>
          <w:spacing w:val="0"/>
          <w:sz w:val="27"/>
          <w:szCs w:val="27"/>
          <w:shd w:val="clear" w:fill="FFFFFF"/>
        </w:rPr>
        <w:fldChar w:fldCharType="begin"/>
      </w:r>
      <w:r>
        <w:rPr>
          <w:rFonts w:hint="default" w:ascii="Arial" w:hAnsi="Arial" w:cs="Arial"/>
          <w:b w:val="0"/>
          <w:i w:val="0"/>
          <w:caps w:val="0"/>
          <w:color w:val="333333"/>
          <w:spacing w:val="0"/>
          <w:sz w:val="27"/>
          <w:szCs w:val="27"/>
          <w:shd w:val="clear" w:fill="FFFFFF"/>
        </w:rPr>
        <w:instrText xml:space="preserve">INCLUDEPICTURE \d "http://blog.pluskid.org/MathJax/fonts/HTML-CSS/TeX/png/Math/Italic/141/0043.png" \* MERGEFORMATINET </w:instrText>
      </w:r>
      <w:r>
        <w:rPr>
          <w:rFonts w:hint="default" w:ascii="Arial" w:hAnsi="Arial" w:cs="Arial"/>
          <w:b w:val="0"/>
          <w:i w:val="0"/>
          <w:caps w:val="0"/>
          <w:color w:val="333333"/>
          <w:spacing w:val="0"/>
          <w:sz w:val="27"/>
          <w:szCs w:val="27"/>
          <w:shd w:val="clear" w:fill="FFFFFF"/>
        </w:rPr>
        <w:fldChar w:fldCharType="separate"/>
      </w:r>
      <w:r>
        <w:rPr>
          <w:rFonts w:hint="default" w:ascii="Arial" w:hAnsi="Arial" w:cs="Arial"/>
          <w:b w:val="0"/>
          <w:i w:val="0"/>
          <w:caps w:val="0"/>
          <w:color w:val="333333"/>
          <w:spacing w:val="0"/>
          <w:sz w:val="27"/>
          <w:szCs w:val="27"/>
          <w:shd w:val="clear" w:fill="FFFFFF"/>
        </w:rPr>
        <w:drawing>
          <wp:inline distT="0" distB="0" distL="114300" distR="114300">
            <wp:extent cx="142875" cy="133350"/>
            <wp:effectExtent l="0" t="0" r="9525" b="0"/>
            <wp:docPr id="136" name="图片 212" descr="IMG_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212" descr="IMG_467"/>
                    <pic:cNvPicPr>
                      <a:picLocks noChangeAspect="1"/>
                    </pic:cNvPicPr>
                  </pic:nvPicPr>
                  <pic:blipFill>
                    <a:blip r:embed="rId238" r:link="rId239"/>
                    <a:stretch>
                      <a:fillRect/>
                    </a:stretch>
                  </pic:blipFill>
                  <pic:spPr>
                    <a:xfrm>
                      <a:off x="0" y="0"/>
                      <a:ext cx="142875" cy="133350"/>
                    </a:xfrm>
                    <a:prstGeom prst="rect">
                      <a:avLst/>
                    </a:prstGeom>
                    <a:noFill/>
                    <a:ln w="9525">
                      <a:noFill/>
                      <a:miter/>
                    </a:ln>
                  </pic:spPr>
                </pic:pic>
              </a:graphicData>
            </a:graphic>
          </wp:inline>
        </w:drawing>
      </w:r>
      <w:r>
        <w:rPr>
          <w:rFonts w:hint="default" w:ascii="Arial" w:hAnsi="Arial" w:cs="Arial"/>
          <w:b w:val="0"/>
          <w:i w:val="0"/>
          <w:caps w:val="0"/>
          <w:color w:val="333333"/>
          <w:spacing w:val="0"/>
          <w:sz w:val="27"/>
          <w:szCs w:val="27"/>
          <w:shd w:val="clear" w:fill="FFFFFF"/>
        </w:rPr>
        <w:fldChar w:fldCharType="end"/>
      </w:r>
      <w:r>
        <w:rPr>
          <w:rFonts w:hint="default" w:ascii="Arial" w:hAnsi="Arial" w:cs="Arial"/>
          <w:b w:val="0"/>
          <w:i w:val="0"/>
          <w:caps w:val="0"/>
          <w:color w:val="333333"/>
          <w:spacing w:val="0"/>
          <w:sz w:val="21"/>
          <w:szCs w:val="21"/>
          <w:shd w:val="clear" w:fill="FFFFFF"/>
        </w:rPr>
        <w:t> 是一个事先确定好的常量。完整地写出来是这个样子：</w:t>
      </w:r>
    </w:p>
    <w:p>
      <w:pPr>
        <w:pStyle w:val="6"/>
        <w:keepNext w:val="0"/>
        <w:keepLines w:val="0"/>
        <w:widowControl/>
        <w:suppressLineNumbers w:val="0"/>
        <w:spacing w:line="390" w:lineRule="atLeast"/>
        <w:ind w:left="2882" w:right="2882"/>
        <w:jc w:val="left"/>
      </w:pPr>
      <w:r>
        <w:rPr>
          <w:rFonts w:hint="eastAsia" w:ascii="宋体" w:hAnsi="宋体" w:eastAsia="宋体" w:cs="宋体"/>
          <w:b w:val="0"/>
          <w:i w:val="0"/>
          <w:caps w:val="0"/>
          <w:color w:val="333333"/>
          <w:spacing w:val="0"/>
          <w:sz w:val="24"/>
          <w:szCs w:val="24"/>
          <w:shd w:val="clear" w:fill="FFFFFF"/>
        </w:rPr>
        <w:fldChar w:fldCharType="begin"/>
      </w:r>
      <w:r>
        <w:rPr>
          <w:rFonts w:hint="eastAsia" w:ascii="宋体" w:hAnsi="宋体" w:eastAsia="宋体" w:cs="宋体"/>
          <w:b w:val="0"/>
          <w:i w:val="0"/>
          <w:caps w:val="0"/>
          <w:color w:val="333333"/>
          <w:spacing w:val="0"/>
          <w:sz w:val="24"/>
          <w:szCs w:val="24"/>
          <w:shd w:val="clear" w:fill="FFFFFF"/>
        </w:rPr>
        <w:instrText xml:space="preserve">INCLUDEPICTURE \d "http://img.my.csdn.net/uploads/201304/03/1364959576_9747.jpg" \* MERGEFORMATINET </w:instrText>
      </w:r>
      <w:r>
        <w:rPr>
          <w:rFonts w:hint="eastAsia" w:ascii="宋体" w:hAnsi="宋体" w:eastAsia="宋体" w:cs="宋体"/>
          <w:b w:val="0"/>
          <w:i w:val="0"/>
          <w:caps w:val="0"/>
          <w:color w:val="333333"/>
          <w:spacing w:val="0"/>
          <w:sz w:val="24"/>
          <w:szCs w:val="24"/>
          <w:shd w:val="clear" w:fill="FFFFFF"/>
        </w:rPr>
        <w:fldChar w:fldCharType="separate"/>
      </w:r>
      <w:r>
        <w:rPr>
          <w:rFonts w:hint="eastAsia" w:ascii="宋体" w:hAnsi="宋体" w:eastAsia="宋体" w:cs="宋体"/>
          <w:b w:val="0"/>
          <w:i w:val="0"/>
          <w:caps w:val="0"/>
          <w:color w:val="333333"/>
          <w:spacing w:val="0"/>
          <w:sz w:val="24"/>
          <w:szCs w:val="24"/>
          <w:shd w:val="clear" w:fill="FFFFFF"/>
        </w:rPr>
        <w:drawing>
          <wp:inline distT="0" distB="0" distL="114300" distR="114300">
            <wp:extent cx="2285365" cy="711835"/>
            <wp:effectExtent l="0" t="0" r="635" b="12065"/>
            <wp:docPr id="145" name="图片 213" descr="IMG_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213" descr="IMG_468"/>
                    <pic:cNvPicPr>
                      <a:picLocks noChangeAspect="1"/>
                    </pic:cNvPicPr>
                  </pic:nvPicPr>
                  <pic:blipFill>
                    <a:blip r:embed="rId242" r:link="rId243"/>
                    <a:stretch>
                      <a:fillRect/>
                    </a:stretch>
                  </pic:blipFill>
                  <pic:spPr>
                    <a:xfrm>
                      <a:off x="0" y="0"/>
                      <a:ext cx="2285365" cy="71183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sz w:val="24"/>
          <w:szCs w:val="24"/>
          <w:shd w:val="clear" w:fill="FFFFFF"/>
        </w:rPr>
        <w:fldChar w:fldCharType="end"/>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用之前的方法将限制或约束条件加入到目标函数中，得到新的拉格朗日函数，如下所示：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90" w:lineRule="atLeast"/>
        <w:ind w:left="720" w:right="720" w:firstLine="0"/>
        <w:jc w:val="left"/>
        <w:rPr>
          <w:rFonts w:hint="default" w:ascii="Arial" w:hAnsi="Arial" w:eastAsia="宋体"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"http://img.my.csdn.net/uploads/201304/03/1364959743_1140.jpg"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4532630" cy="426720"/>
            <wp:effectExtent l="0" t="0" r="1270" b="11430"/>
            <wp:docPr id="146" name="图片 214" descr="IMG_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214" descr="IMG_469"/>
                    <pic:cNvPicPr>
                      <a:picLocks noChangeAspect="1"/>
                    </pic:cNvPicPr>
                  </pic:nvPicPr>
                  <pic:blipFill>
                    <a:blip r:embed="rId244" r:link="rId245"/>
                    <a:stretch>
                      <a:fillRect/>
                    </a:stretch>
                  </pic:blipFill>
                  <pic:spPr>
                    <a:xfrm>
                      <a:off x="0" y="0"/>
                      <a:ext cx="4532630" cy="42672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7"/>
          <w:szCs w:val="27"/>
          <w:shd w:val="clear" w:fill="FFFFFF"/>
        </w:rPr>
        <w:t>     </w:t>
      </w:r>
      <w:r>
        <w:rPr>
          <w:rFonts w:hint="default" w:ascii="Arial" w:hAnsi="Arial" w:cs="Arial"/>
          <w:b w:val="0"/>
          <w:i w:val="0"/>
          <w:caps w:val="0"/>
          <w:color w:val="333333"/>
          <w:spacing w:val="0"/>
          <w:sz w:val="21"/>
          <w:szCs w:val="21"/>
          <w:shd w:val="clear" w:fill="FFFFFF"/>
        </w:rPr>
        <w:t>分析方法和前面一样，转换为另一个问题之后，我们先让</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"http://img.my.csdn.net/uploads/201304/03/1364964405_5704.jpg"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180975" cy="209550"/>
            <wp:effectExtent l="0" t="0" r="9525" b="0"/>
            <wp:docPr id="143" name="图片 215" descr="IMG_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215" descr="IMG_470"/>
                    <pic:cNvPicPr>
                      <a:picLocks noChangeAspect="1"/>
                    </pic:cNvPicPr>
                  </pic:nvPicPr>
                  <pic:blipFill>
                    <a:blip r:embed="rId246" r:link="rId247"/>
                    <a:stretch>
                      <a:fillRect/>
                    </a:stretch>
                  </pic:blipFill>
                  <pic:spPr>
                    <a:xfrm>
                      <a:off x="0" y="0"/>
                      <a:ext cx="180975" cy="209550"/>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针对</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"http://img.my.csdn.net/uploads/201304/03/1364964417_1635.jpg"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142875" cy="180975"/>
            <wp:effectExtent l="0" t="0" r="9525" b="9525"/>
            <wp:docPr id="141" name="图片 216" descr="IMG_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216" descr="IMG_471"/>
                    <pic:cNvPicPr>
                      <a:picLocks noChangeAspect="1"/>
                    </pic:cNvPicPr>
                  </pic:nvPicPr>
                  <pic:blipFill>
                    <a:blip r:embed="rId248" r:link="rId249"/>
                    <a:stretch>
                      <a:fillRect/>
                    </a:stretch>
                  </pic:blipFill>
                  <pic:spPr>
                    <a:xfrm>
                      <a:off x="0" y="0"/>
                      <a:ext cx="142875" cy="180975"/>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"http://img.my.csdn.net/uploads/201304/03/1364964430_9778.jpg"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142875" cy="161925"/>
            <wp:effectExtent l="0" t="0" r="9525" b="9525"/>
            <wp:docPr id="137" name="图片 217" descr="IMG_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217" descr="IMG_472"/>
                    <pic:cNvPicPr>
                      <a:picLocks noChangeAspect="1"/>
                    </pic:cNvPicPr>
                  </pic:nvPicPr>
                  <pic:blipFill>
                    <a:blip r:embed="rId250" r:link="rId251"/>
                    <a:stretch>
                      <a:fillRect/>
                    </a:stretch>
                  </pic:blipFill>
                  <pic:spPr>
                    <a:xfrm>
                      <a:off x="0" y="0"/>
                      <a:ext cx="142875" cy="161925"/>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和</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"http://img.my.csdn.net/uploads/201304/03/1364964459_1257.jpg"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104775" cy="219075"/>
            <wp:effectExtent l="0" t="0" r="9525" b="9525"/>
            <wp:docPr id="140" name="图片 218" descr="IMG_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218" descr="IMG_473"/>
                    <pic:cNvPicPr>
                      <a:picLocks noChangeAspect="1"/>
                    </pic:cNvPicPr>
                  </pic:nvPicPr>
                  <pic:blipFill>
                    <a:blip r:embed="rId252" r:link="rId253"/>
                    <a:stretch>
                      <a:fillRect/>
                    </a:stretch>
                  </pic:blipFill>
                  <pic:spPr>
                    <a:xfrm>
                      <a:off x="0" y="0"/>
                      <a:ext cx="104775" cy="219075"/>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最小化：</w:t>
      </w:r>
    </w:p>
    <w:p>
      <w:pPr>
        <w:pStyle w:val="6"/>
        <w:keepNext w:val="0"/>
        <w:keepLines w:val="0"/>
        <w:widowControl/>
        <w:suppressLineNumbers w:val="0"/>
        <w:spacing w:line="390" w:lineRule="atLeast"/>
        <w:ind w:left="2882" w:right="2882"/>
        <w:jc w:val="left"/>
      </w:pPr>
      <w:r>
        <w:rPr>
          <w:rFonts w:hint="eastAsia" w:ascii="宋体" w:hAnsi="宋体" w:eastAsia="宋体" w:cs="宋体"/>
          <w:b w:val="0"/>
          <w:i w:val="0"/>
          <w:caps w:val="0"/>
          <w:color w:val="333333"/>
          <w:spacing w:val="0"/>
          <w:sz w:val="24"/>
          <w:szCs w:val="24"/>
          <w:shd w:val="clear" w:fill="FFFFFF"/>
        </w:rPr>
        <w:fldChar w:fldCharType="begin"/>
      </w:r>
      <w:r>
        <w:rPr>
          <w:rFonts w:hint="eastAsia" w:ascii="宋体" w:hAnsi="宋体" w:eastAsia="宋体" w:cs="宋体"/>
          <w:b w:val="0"/>
          <w:i w:val="0"/>
          <w:caps w:val="0"/>
          <w:color w:val="333333"/>
          <w:spacing w:val="0"/>
          <w:sz w:val="24"/>
          <w:szCs w:val="24"/>
          <w:shd w:val="clear" w:fill="FFFFFF"/>
        </w:rPr>
        <w:instrText xml:space="preserve">INCLUDEPICTURE \d "http://img.my.csdn.net/uploads/201304/03/1364964598_5617.jpg" \* MERGEFORMATINET </w:instrText>
      </w:r>
      <w:r>
        <w:rPr>
          <w:rFonts w:hint="eastAsia" w:ascii="宋体" w:hAnsi="宋体" w:eastAsia="宋体" w:cs="宋体"/>
          <w:b w:val="0"/>
          <w:i w:val="0"/>
          <w:caps w:val="0"/>
          <w:color w:val="333333"/>
          <w:spacing w:val="0"/>
          <w:sz w:val="24"/>
          <w:szCs w:val="24"/>
          <w:shd w:val="clear" w:fill="FFFFFF"/>
        </w:rPr>
        <w:fldChar w:fldCharType="separate"/>
      </w:r>
      <w:r>
        <w:rPr>
          <w:rFonts w:hint="eastAsia" w:ascii="宋体" w:hAnsi="宋体" w:eastAsia="宋体" w:cs="宋体"/>
          <w:b w:val="0"/>
          <w:i w:val="0"/>
          <w:caps w:val="0"/>
          <w:color w:val="333333"/>
          <w:spacing w:val="0"/>
          <w:sz w:val="24"/>
          <w:szCs w:val="24"/>
          <w:shd w:val="clear" w:fill="FFFFFF"/>
        </w:rPr>
        <w:drawing>
          <wp:inline distT="0" distB="0" distL="114300" distR="114300">
            <wp:extent cx="2378075" cy="1120140"/>
            <wp:effectExtent l="0" t="0" r="3175" b="3810"/>
            <wp:docPr id="110" name="图片 219" descr="IMG_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19" descr="IMG_474"/>
                    <pic:cNvPicPr>
                      <a:picLocks noChangeAspect="1"/>
                    </pic:cNvPicPr>
                  </pic:nvPicPr>
                  <pic:blipFill>
                    <a:blip r:embed="rId254" r:link="rId255"/>
                    <a:stretch>
                      <a:fillRect/>
                    </a:stretch>
                  </pic:blipFill>
                  <pic:spPr>
                    <a:xfrm>
                      <a:off x="0" y="0"/>
                      <a:ext cx="2378075" cy="112014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sz w:val="24"/>
          <w:szCs w:val="24"/>
          <w:shd w:val="clear" w:fill="FFFFFF"/>
        </w:rPr>
        <w:fldChar w:fldCharType="end"/>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将 </w:t>
      </w:r>
      <w:r>
        <w:rPr>
          <w:rFonts w:hint="default" w:ascii="Arial" w:hAnsi="Arial" w:cs="Arial"/>
          <w:b w:val="0"/>
          <w:i w:val="0"/>
          <w:caps w:val="0"/>
          <w:color w:val="333333"/>
          <w:spacing w:val="0"/>
          <w:sz w:val="27"/>
          <w:szCs w:val="27"/>
          <w:shd w:val="clear" w:fill="FFFFFF"/>
        </w:rPr>
        <w:fldChar w:fldCharType="begin"/>
      </w:r>
      <w:r>
        <w:rPr>
          <w:rFonts w:hint="default" w:ascii="Arial" w:hAnsi="Arial" w:cs="Arial"/>
          <w:b w:val="0"/>
          <w:i w:val="0"/>
          <w:caps w:val="0"/>
          <w:color w:val="333333"/>
          <w:spacing w:val="0"/>
          <w:sz w:val="27"/>
          <w:szCs w:val="27"/>
          <w:shd w:val="clear" w:fill="FFFFFF"/>
        </w:rPr>
        <w:instrText xml:space="preserve">INCLUDEPICTURE \d "http://blog.pluskid.org/MathJax/fonts/HTML-CSS/TeX/png/Math/Italic/141/0077.png" \* MERGEFORMATINET </w:instrText>
      </w:r>
      <w:r>
        <w:rPr>
          <w:rFonts w:hint="default" w:ascii="Arial" w:hAnsi="Arial" w:cs="Arial"/>
          <w:b w:val="0"/>
          <w:i w:val="0"/>
          <w:caps w:val="0"/>
          <w:color w:val="333333"/>
          <w:spacing w:val="0"/>
          <w:sz w:val="27"/>
          <w:szCs w:val="27"/>
          <w:shd w:val="clear" w:fill="FFFFFF"/>
        </w:rPr>
        <w:fldChar w:fldCharType="separate"/>
      </w:r>
      <w:r>
        <w:rPr>
          <w:rFonts w:hint="default" w:ascii="Arial" w:hAnsi="Arial" w:cs="Arial"/>
          <w:b w:val="0"/>
          <w:i w:val="0"/>
          <w:caps w:val="0"/>
          <w:color w:val="333333"/>
          <w:spacing w:val="0"/>
          <w:sz w:val="27"/>
          <w:szCs w:val="27"/>
          <w:shd w:val="clear" w:fill="FFFFFF"/>
        </w:rPr>
        <w:drawing>
          <wp:inline distT="0" distB="0" distL="114300" distR="114300">
            <wp:extent cx="133350" cy="85725"/>
            <wp:effectExtent l="0" t="0" r="0" b="9525"/>
            <wp:docPr id="139" name="图片 220" descr="IMG_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220" descr="IMG_475"/>
                    <pic:cNvPicPr>
                      <a:picLocks noChangeAspect="1"/>
                    </pic:cNvPicPr>
                  </pic:nvPicPr>
                  <pic:blipFill>
                    <a:blip r:embed="rId256" r:link="rId257"/>
                    <a:stretch>
                      <a:fillRect/>
                    </a:stretch>
                  </pic:blipFill>
                  <pic:spPr>
                    <a:xfrm>
                      <a:off x="0" y="0"/>
                      <a:ext cx="133350" cy="85725"/>
                    </a:xfrm>
                    <a:prstGeom prst="rect">
                      <a:avLst/>
                    </a:prstGeom>
                    <a:noFill/>
                    <a:ln w="9525">
                      <a:noFill/>
                      <a:miter/>
                    </a:ln>
                  </pic:spPr>
                </pic:pic>
              </a:graphicData>
            </a:graphic>
          </wp:inline>
        </w:drawing>
      </w:r>
      <w:r>
        <w:rPr>
          <w:rFonts w:hint="default" w:ascii="Arial" w:hAnsi="Arial" w:cs="Arial"/>
          <w:b w:val="0"/>
          <w:i w:val="0"/>
          <w:caps w:val="0"/>
          <w:color w:val="333333"/>
          <w:spacing w:val="0"/>
          <w:sz w:val="27"/>
          <w:szCs w:val="27"/>
          <w:shd w:val="clear" w:fill="FFFFFF"/>
        </w:rPr>
        <w:fldChar w:fldCharType="end"/>
      </w:r>
      <w:r>
        <w:rPr>
          <w:rFonts w:hint="default" w:ascii="Arial" w:hAnsi="Arial" w:cs="Arial"/>
          <w:b w:val="0"/>
          <w:i w:val="0"/>
          <w:caps w:val="0"/>
          <w:color w:val="333333"/>
          <w:spacing w:val="0"/>
          <w:sz w:val="21"/>
          <w:szCs w:val="21"/>
          <w:shd w:val="clear" w:fill="FFFFFF"/>
        </w:rPr>
        <w:t> 带回 </w:t>
      </w:r>
      <w:r>
        <w:rPr>
          <w:rFonts w:hint="default" w:ascii="Arial" w:hAnsi="Arial" w:cs="Arial"/>
          <w:b w:val="0"/>
          <w:i w:val="0"/>
          <w:caps w:val="0"/>
          <w:color w:val="333333"/>
          <w:spacing w:val="0"/>
          <w:sz w:val="27"/>
          <w:szCs w:val="27"/>
          <w:shd w:val="clear" w:fill="FFFFFF"/>
        </w:rPr>
        <w:fldChar w:fldCharType="begin"/>
      </w:r>
      <w:r>
        <w:rPr>
          <w:rFonts w:hint="default" w:ascii="Arial" w:hAnsi="Arial" w:cs="Arial"/>
          <w:b w:val="0"/>
          <w:i w:val="0"/>
          <w:caps w:val="0"/>
          <w:color w:val="333333"/>
          <w:spacing w:val="0"/>
          <w:sz w:val="27"/>
          <w:szCs w:val="27"/>
          <w:shd w:val="clear" w:fill="FFFFFF"/>
        </w:rPr>
        <w:instrText xml:space="preserve">INCLUDEPICTURE \d "http://blog.pluskid.org/MathJax/fonts/HTML-CSS/TeX/png/Caligraphic/Regular/141/004C.png" \* MERGEFORMATINET </w:instrText>
      </w:r>
      <w:r>
        <w:rPr>
          <w:rFonts w:hint="default" w:ascii="Arial" w:hAnsi="Arial" w:cs="Arial"/>
          <w:b w:val="0"/>
          <w:i w:val="0"/>
          <w:caps w:val="0"/>
          <w:color w:val="333333"/>
          <w:spacing w:val="0"/>
          <w:sz w:val="27"/>
          <w:szCs w:val="27"/>
          <w:shd w:val="clear" w:fill="FFFFFF"/>
        </w:rPr>
        <w:fldChar w:fldCharType="separate"/>
      </w:r>
      <w:r>
        <w:rPr>
          <w:rFonts w:hint="default" w:ascii="Arial" w:hAnsi="Arial" w:cs="Arial"/>
          <w:b w:val="0"/>
          <w:i w:val="0"/>
          <w:caps w:val="0"/>
          <w:color w:val="333333"/>
          <w:spacing w:val="0"/>
          <w:sz w:val="27"/>
          <w:szCs w:val="27"/>
          <w:shd w:val="clear" w:fill="FFFFFF"/>
        </w:rPr>
        <w:drawing>
          <wp:inline distT="0" distB="0" distL="114300" distR="114300">
            <wp:extent cx="123825" cy="133350"/>
            <wp:effectExtent l="0" t="0" r="9525" b="0"/>
            <wp:docPr id="133" name="图片 221" descr="IMG_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221" descr="IMG_476"/>
                    <pic:cNvPicPr>
                      <a:picLocks noChangeAspect="1"/>
                    </pic:cNvPicPr>
                  </pic:nvPicPr>
                  <pic:blipFill>
                    <a:blip r:embed="rId258" r:link="rId259"/>
                    <a:stretch>
                      <a:fillRect/>
                    </a:stretch>
                  </pic:blipFill>
                  <pic:spPr>
                    <a:xfrm>
                      <a:off x="0" y="0"/>
                      <a:ext cx="123825" cy="133350"/>
                    </a:xfrm>
                    <a:prstGeom prst="rect">
                      <a:avLst/>
                    </a:prstGeom>
                    <a:noFill/>
                    <a:ln w="9525">
                      <a:noFill/>
                      <a:miter/>
                    </a:ln>
                  </pic:spPr>
                </pic:pic>
              </a:graphicData>
            </a:graphic>
          </wp:inline>
        </w:drawing>
      </w:r>
      <w:r>
        <w:rPr>
          <w:rFonts w:hint="default" w:ascii="Arial" w:hAnsi="Arial" w:cs="Arial"/>
          <w:b w:val="0"/>
          <w:i w:val="0"/>
          <w:caps w:val="0"/>
          <w:color w:val="333333"/>
          <w:spacing w:val="0"/>
          <w:sz w:val="27"/>
          <w:szCs w:val="27"/>
          <w:shd w:val="clear" w:fill="FFFFFF"/>
        </w:rPr>
        <w:fldChar w:fldCharType="end"/>
      </w:r>
      <w:r>
        <w:rPr>
          <w:rFonts w:hint="default" w:ascii="Arial" w:hAnsi="Arial" w:cs="Arial"/>
          <w:b w:val="0"/>
          <w:i w:val="0"/>
          <w:caps w:val="0"/>
          <w:color w:val="333333"/>
          <w:spacing w:val="0"/>
          <w:sz w:val="21"/>
          <w:szCs w:val="21"/>
          <w:shd w:val="clear" w:fill="FFFFFF"/>
        </w:rPr>
        <w:t> 并化简，得到和原来一样的目标函数：</w:t>
      </w:r>
    </w:p>
    <w:p>
      <w:pPr>
        <w:pStyle w:val="6"/>
        <w:keepNext w:val="0"/>
        <w:keepLines w:val="0"/>
        <w:widowControl/>
        <w:suppressLineNumbers w:val="0"/>
        <w:spacing w:line="390" w:lineRule="atLeast"/>
        <w:ind w:left="2160" w:right="2160"/>
        <w:jc w:val="left"/>
      </w:pPr>
      <w:r>
        <w:rPr>
          <w:rFonts w:hint="eastAsia" w:ascii="宋体" w:hAnsi="宋体" w:eastAsia="宋体" w:cs="宋体"/>
          <w:b w:val="0"/>
          <w:i w:val="0"/>
          <w:caps w:val="0"/>
          <w:color w:val="333333"/>
          <w:spacing w:val="0"/>
          <w:sz w:val="24"/>
          <w:szCs w:val="24"/>
          <w:shd w:val="clear" w:fill="FFFFFF"/>
        </w:rPr>
        <w:fldChar w:fldCharType="begin"/>
      </w:r>
      <w:r>
        <w:rPr>
          <w:rFonts w:hint="eastAsia" w:ascii="宋体" w:hAnsi="宋体" w:eastAsia="宋体" w:cs="宋体"/>
          <w:b w:val="0"/>
          <w:i w:val="0"/>
          <w:caps w:val="0"/>
          <w:color w:val="333333"/>
          <w:spacing w:val="0"/>
          <w:sz w:val="24"/>
          <w:szCs w:val="24"/>
          <w:shd w:val="clear" w:fill="FFFFFF"/>
        </w:rPr>
        <w:instrText xml:space="preserve">INCLUDEPICTURE \d "http://img.my.csdn.net/uploads/201304/03/1364964812_9353.jpg" \* MERGEFORMATINET </w:instrText>
      </w:r>
      <w:r>
        <w:rPr>
          <w:rFonts w:hint="eastAsia" w:ascii="宋体" w:hAnsi="宋体" w:eastAsia="宋体" w:cs="宋体"/>
          <w:b w:val="0"/>
          <w:i w:val="0"/>
          <w:caps w:val="0"/>
          <w:color w:val="333333"/>
          <w:spacing w:val="0"/>
          <w:sz w:val="24"/>
          <w:szCs w:val="24"/>
          <w:shd w:val="clear" w:fill="FFFFFF"/>
        </w:rPr>
        <w:fldChar w:fldCharType="separate"/>
      </w:r>
      <w:r>
        <w:rPr>
          <w:rFonts w:hint="eastAsia" w:ascii="宋体" w:hAnsi="宋体" w:eastAsia="宋体" w:cs="宋体"/>
          <w:b w:val="0"/>
          <w:i w:val="0"/>
          <w:caps w:val="0"/>
          <w:color w:val="333333"/>
          <w:spacing w:val="0"/>
          <w:sz w:val="24"/>
          <w:szCs w:val="24"/>
          <w:shd w:val="clear" w:fill="FFFFFF"/>
        </w:rPr>
        <w:drawing>
          <wp:inline distT="0" distB="0" distL="114300" distR="114300">
            <wp:extent cx="2895600" cy="581025"/>
            <wp:effectExtent l="0" t="0" r="0" b="9525"/>
            <wp:docPr id="131" name="图片 222" descr="IMG_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222" descr="IMG_477"/>
                    <pic:cNvPicPr>
                      <a:picLocks noChangeAspect="1"/>
                    </pic:cNvPicPr>
                  </pic:nvPicPr>
                  <pic:blipFill>
                    <a:blip r:embed="rId260" r:link="rId261"/>
                    <a:stretch>
                      <a:fillRect/>
                    </a:stretch>
                  </pic:blipFill>
                  <pic:spPr>
                    <a:xfrm>
                      <a:off x="0" y="0"/>
                      <a:ext cx="2895600" cy="5810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sz w:val="24"/>
          <w:szCs w:val="24"/>
          <w:shd w:val="clear" w:fill="FFFFFF"/>
        </w:rPr>
        <w:fldChar w:fldCharType="end"/>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不过，由于我们得到</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"http://img.my.csdn.net/uploads/201304/03/1364965002_7084.jpg"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1276350" cy="190500"/>
            <wp:effectExtent l="0" t="0" r="0" b="0"/>
            <wp:docPr id="135" name="图片 223" descr="IMG_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223" descr="IMG_478"/>
                    <pic:cNvPicPr>
                      <a:picLocks noChangeAspect="1"/>
                    </pic:cNvPicPr>
                  </pic:nvPicPr>
                  <pic:blipFill>
                    <a:blip r:embed="rId262" r:link="rId263"/>
                    <a:stretch>
                      <a:fillRect/>
                    </a:stretch>
                  </pic:blipFill>
                  <pic:spPr>
                    <a:xfrm>
                      <a:off x="0" y="0"/>
                      <a:ext cx="1276350" cy="190500"/>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而又有</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"http://img.my.csdn.net/uploads/201304/03/1364965051_1161.jpg"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571500" cy="219075"/>
            <wp:effectExtent l="0" t="0" r="0" b="9525"/>
            <wp:docPr id="130" name="图片 224" descr="IMG_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224" descr="IMG_479"/>
                    <pic:cNvPicPr>
                      <a:picLocks noChangeAspect="1"/>
                    </pic:cNvPicPr>
                  </pic:nvPicPr>
                  <pic:blipFill>
                    <a:blip r:embed="rId264" r:link="rId265"/>
                    <a:stretch>
                      <a:fillRect/>
                    </a:stretch>
                  </pic:blipFill>
                  <pic:spPr>
                    <a:xfrm>
                      <a:off x="0" y="0"/>
                      <a:ext cx="571500" cy="219075"/>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（作为 Lagrange multiplier 的条件），因此有</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"http://img.my.csdn.net/uploads/201304/03/1364965086_6201.jpg"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638175" cy="200025"/>
            <wp:effectExtent l="0" t="0" r="9525" b="9525"/>
            <wp:docPr id="128" name="图片 225" descr="IMG_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225" descr="IMG_480"/>
                    <pic:cNvPicPr>
                      <a:picLocks noChangeAspect="1"/>
                    </pic:cNvPicPr>
                  </pic:nvPicPr>
                  <pic:blipFill>
                    <a:blip r:embed="rId266" r:link="rId267"/>
                    <a:stretch>
                      <a:fillRect/>
                    </a:stretch>
                  </pic:blipFill>
                  <pic:spPr>
                    <a:xfrm>
                      <a:off x="0" y="0"/>
                      <a:ext cx="638175" cy="200025"/>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，所以整个 dual 问题现在写作：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2762" w:right="216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"http://img.my.csdn.net/uploads/201304/03/1364965166_4508.jpg"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426335" cy="1035685"/>
            <wp:effectExtent l="0" t="0" r="12065" b="12065"/>
            <wp:docPr id="126" name="图片 226" descr="IMG_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226" descr="IMG_481"/>
                    <pic:cNvPicPr>
                      <a:picLocks noChangeAspect="1"/>
                    </pic:cNvPicPr>
                  </pic:nvPicPr>
                  <pic:blipFill>
                    <a:blip r:embed="rId268" r:link="rId269"/>
                    <a:stretch>
                      <a:fillRect/>
                    </a:stretch>
                  </pic:blipFill>
                  <pic:spPr>
                    <a:xfrm>
                      <a:off x="0" y="0"/>
                      <a:ext cx="2426335" cy="103568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把前后的结果对比一下（错误修正</w:t>
      </w:r>
      <w:r>
        <w:rPr>
          <w:rFonts w:ascii="微软雅黑" w:hAnsi="微软雅黑" w:eastAsia="微软雅黑" w:cs="微软雅黑"/>
          <w:b w:val="0"/>
          <w:i w:val="0"/>
          <w:caps w:val="0"/>
          <w:color w:val="333333"/>
          <w:spacing w:val="0"/>
          <w:sz w:val="21"/>
          <w:szCs w:val="21"/>
          <w:shd w:val="clear" w:fill="FFFFFF"/>
        </w:rPr>
        <w:t>：图中的Dual formulation中的Minimize应为</w:t>
      </w:r>
      <w:r>
        <w:rPr>
          <w:rFonts w:hint="eastAsia" w:ascii="微软雅黑" w:hAnsi="微软雅黑" w:eastAsia="微软雅黑" w:cs="微软雅黑"/>
          <w:b w:val="0"/>
          <w:i w:val="0"/>
          <w:caps w:val="0"/>
          <w:color w:val="333333"/>
          <w:spacing w:val="0"/>
          <w:sz w:val="21"/>
          <w:szCs w:val="21"/>
          <w:shd w:val="clear" w:fill="FFFFFF"/>
        </w:rPr>
        <w:t>maxmize</w:t>
      </w:r>
      <w:r>
        <w:rPr>
          <w:rFonts w:hint="default" w:ascii="Arial" w:hAnsi="Arial" w:cs="Arial"/>
          <w:b w:val="0"/>
          <w:i w:val="0"/>
          <w:caps w:val="0"/>
          <w:color w:val="333333"/>
          <w:spacing w:val="0"/>
          <w:sz w:val="21"/>
          <w:szCs w:val="21"/>
          <w:shd w:val="clear" w:fill="FFFFFF"/>
        </w:rPr>
        <w:t>）：</w:t>
      </w:r>
    </w:p>
    <w:p>
      <w:pPr>
        <w:pStyle w:val="6"/>
        <w:keepNext w:val="0"/>
        <w:keepLines w:val="0"/>
        <w:widowControl/>
        <w:suppressLineNumbers w:val="0"/>
        <w:spacing w:line="390" w:lineRule="atLeast"/>
        <w:ind w:left="720" w:right="720"/>
        <w:jc w:val="left"/>
      </w:pPr>
      <w:r>
        <w:rPr>
          <w:rFonts w:hint="default" w:ascii="Arial" w:hAnsi="Arial" w:eastAsia="宋体" w:cs="Arial"/>
          <w:b w:val="0"/>
          <w:i w:val="0"/>
          <w:caps w:val="0"/>
          <w:color w:val="333333"/>
          <w:spacing w:val="0"/>
          <w:sz w:val="21"/>
          <w:szCs w:val="21"/>
          <w:shd w:val="clear" w:fill="FFFFFF"/>
        </w:rPr>
        <w:fldChar w:fldCharType="begin"/>
      </w:r>
      <w:r>
        <w:rPr>
          <w:rFonts w:hint="default" w:ascii="Arial" w:hAnsi="Arial" w:eastAsia="宋体" w:cs="Arial"/>
          <w:b w:val="0"/>
          <w:i w:val="0"/>
          <w:caps w:val="0"/>
          <w:color w:val="333333"/>
          <w:spacing w:val="0"/>
          <w:sz w:val="21"/>
          <w:szCs w:val="21"/>
          <w:shd w:val="clear" w:fill="FFFFFF"/>
        </w:rPr>
        <w:instrText xml:space="preserve">INCLUDEPICTURE \d "http://img.blog.csdn.net/20130919094508562" \* MERGEFORMATINET </w:instrText>
      </w:r>
      <w:r>
        <w:rPr>
          <w:rFonts w:hint="default" w:ascii="Arial" w:hAnsi="Arial" w:eastAsia="宋体" w:cs="Arial"/>
          <w:b w:val="0"/>
          <w:i w:val="0"/>
          <w:caps w:val="0"/>
          <w:color w:val="333333"/>
          <w:spacing w:val="0"/>
          <w:sz w:val="21"/>
          <w:szCs w:val="21"/>
          <w:shd w:val="clear" w:fill="FFFFFF"/>
        </w:rPr>
        <w:fldChar w:fldCharType="separate"/>
      </w:r>
      <w:r>
        <w:rPr>
          <w:rFonts w:hint="default" w:ascii="Arial" w:hAnsi="Arial" w:eastAsia="宋体" w:cs="Arial"/>
          <w:b w:val="0"/>
          <w:i w:val="0"/>
          <w:caps w:val="0"/>
          <w:color w:val="333333"/>
          <w:spacing w:val="0"/>
          <w:sz w:val="21"/>
          <w:szCs w:val="21"/>
          <w:shd w:val="clear" w:fill="FFFFFF"/>
        </w:rPr>
        <w:drawing>
          <wp:inline distT="0" distB="0" distL="114300" distR="114300">
            <wp:extent cx="3792220" cy="1750060"/>
            <wp:effectExtent l="0" t="0" r="17780" b="2540"/>
            <wp:docPr id="129" name="图片 227" descr="IMG_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227" descr="IMG_482"/>
                    <pic:cNvPicPr>
                      <a:picLocks noChangeAspect="1"/>
                    </pic:cNvPicPr>
                  </pic:nvPicPr>
                  <pic:blipFill>
                    <a:blip r:embed="rId270" r:link="rId271"/>
                    <a:stretch>
                      <a:fillRect/>
                    </a:stretch>
                  </pic:blipFill>
                  <pic:spPr>
                    <a:xfrm>
                      <a:off x="0" y="0"/>
                      <a:ext cx="3792220" cy="175006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sz w:val="21"/>
          <w:szCs w:val="21"/>
          <w:shd w:val="clear" w:fill="FFFFFF"/>
        </w:rPr>
        <w:fldChar w:fldCharType="end"/>
      </w:r>
    </w:p>
    <w:p>
      <w:pPr>
        <w:keepNext w:val="0"/>
        <w:keepLines w:val="0"/>
        <w:widowControl/>
        <w:suppressLineNumbers w:val="0"/>
        <w:jc w:val="left"/>
      </w:pPr>
      <w:r>
        <w:rPr>
          <w:rFonts w:hint="default" w:ascii="Arial" w:hAnsi="Arial" w:eastAsia="宋体" w:cs="Arial"/>
          <w:b w:val="0"/>
          <w:i w:val="0"/>
          <w:caps w:val="0"/>
          <w:color w:val="333333"/>
          <w:spacing w:val="0"/>
          <w:kern w:val="0"/>
          <w:sz w:val="22"/>
          <w:szCs w:val="22"/>
          <w:shd w:val="clear" w:fill="FFFFFF"/>
          <w:lang w:val="en-US" w:eastAsia="zh-CN" w:bidi="ar"/>
        </w:rPr>
        <w:t>    </w:t>
      </w:r>
      <w:r>
        <w:rPr>
          <w:rFonts w:hint="default" w:ascii="Arial" w:hAnsi="Arial" w:eastAsia="宋体" w:cs="Arial"/>
          <w:b w:val="0"/>
          <w:i w:val="0"/>
          <w:caps w:val="0"/>
          <w:color w:val="333333"/>
          <w:spacing w:val="0"/>
          <w:kern w:val="0"/>
          <w:sz w:val="21"/>
          <w:szCs w:val="21"/>
          <w:shd w:val="clear" w:fill="FFFFFF"/>
          <w:lang w:val="en-US" w:eastAsia="zh-CN" w:bidi="ar"/>
        </w:rPr>
        <w:t>可以看到唯一的区别就是现在 dual variable </w:t>
      </w:r>
      <w:r>
        <w:rPr>
          <w:rFonts w:hint="default" w:ascii="Arial" w:hAnsi="Arial" w:eastAsia="宋体" w:cs="Arial"/>
          <w:b w:val="0"/>
          <w:i w:val="0"/>
          <w:caps w:val="0"/>
          <w:color w:val="333333"/>
          <w:spacing w:val="0"/>
          <w:kern w:val="0"/>
          <w:sz w:val="22"/>
          <w:szCs w:val="22"/>
          <w:shd w:val="clear" w:fill="FFFFFF"/>
          <w:lang w:val="en-US" w:eastAsia="zh-CN" w:bidi="ar"/>
        </w:rPr>
        <w:fldChar w:fldCharType="begin"/>
      </w:r>
      <w:r>
        <w:rPr>
          <w:rFonts w:hint="default" w:ascii="Arial" w:hAnsi="Arial" w:eastAsia="宋体" w:cs="Arial"/>
          <w:b w:val="0"/>
          <w:i w:val="0"/>
          <w:caps w:val="0"/>
          <w:color w:val="333333"/>
          <w:spacing w:val="0"/>
          <w:kern w:val="0"/>
          <w:sz w:val="22"/>
          <w:szCs w:val="22"/>
          <w:shd w:val="clear" w:fill="FFFFFF"/>
          <w:lang w:val="en-US" w:eastAsia="zh-CN" w:bidi="ar"/>
        </w:rPr>
        <w:instrText xml:space="preserve">INCLUDEPICTURE \d "http://blog.pluskid.org/MathJax/fonts/HTML-CSS/TeX/png/Math/Italic/141/03B1.png" \* MERGEFORMATINET </w:instrText>
      </w:r>
      <w:r>
        <w:rPr>
          <w:rFonts w:hint="default" w:ascii="Arial" w:hAnsi="Arial" w:eastAsia="宋体" w:cs="Arial"/>
          <w:b w:val="0"/>
          <w:i w:val="0"/>
          <w:caps w:val="0"/>
          <w:color w:val="333333"/>
          <w:spacing w:val="0"/>
          <w:kern w:val="0"/>
          <w:sz w:val="22"/>
          <w:szCs w:val="22"/>
          <w:shd w:val="clear" w:fill="FFFFFF"/>
          <w:lang w:val="en-US" w:eastAsia="zh-CN" w:bidi="ar"/>
        </w:rPr>
        <w:fldChar w:fldCharType="separate"/>
      </w:r>
      <w:r>
        <w:rPr>
          <w:rFonts w:hint="default" w:ascii="Arial" w:hAnsi="Arial" w:eastAsia="宋体" w:cs="Arial"/>
          <w:b w:val="0"/>
          <w:i w:val="0"/>
          <w:caps w:val="0"/>
          <w:color w:val="333333"/>
          <w:spacing w:val="0"/>
          <w:kern w:val="0"/>
          <w:sz w:val="22"/>
          <w:szCs w:val="22"/>
          <w:shd w:val="clear" w:fill="FFFFFF"/>
          <w:lang w:val="en-US" w:eastAsia="zh-CN" w:bidi="ar"/>
        </w:rPr>
        <w:drawing>
          <wp:inline distT="0" distB="0" distL="114300" distR="114300">
            <wp:extent cx="114300" cy="85725"/>
            <wp:effectExtent l="0" t="0" r="0" b="9525"/>
            <wp:docPr id="123" name="图片 228" descr="IMG_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228" descr="IMG_483"/>
                    <pic:cNvPicPr>
                      <a:picLocks noChangeAspect="1"/>
                    </pic:cNvPicPr>
                  </pic:nvPicPr>
                  <pic:blipFill>
                    <a:blip r:embed="rId204" r:link="rId205"/>
                    <a:stretch>
                      <a:fillRect/>
                    </a:stretch>
                  </pic:blipFill>
                  <pic:spPr>
                    <a:xfrm>
                      <a:off x="0" y="0"/>
                      <a:ext cx="114300" cy="8572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2"/>
          <w:szCs w:val="22"/>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 多了一个上限 </w:t>
      </w:r>
      <w:r>
        <w:rPr>
          <w:rFonts w:hint="default" w:ascii="Arial" w:hAnsi="Arial" w:eastAsia="宋体" w:cs="Arial"/>
          <w:b w:val="0"/>
          <w:i w:val="0"/>
          <w:caps w:val="0"/>
          <w:color w:val="333333"/>
          <w:spacing w:val="0"/>
          <w:kern w:val="0"/>
          <w:sz w:val="27"/>
          <w:szCs w:val="27"/>
          <w:shd w:val="clear" w:fill="FFFFFF"/>
          <w:lang w:val="en-US" w:eastAsia="zh-CN" w:bidi="ar"/>
        </w:rPr>
        <w:fldChar w:fldCharType="begin"/>
      </w:r>
      <w:r>
        <w:rPr>
          <w:rFonts w:hint="default" w:ascii="Arial" w:hAnsi="Arial" w:eastAsia="宋体" w:cs="Arial"/>
          <w:b w:val="0"/>
          <w:i w:val="0"/>
          <w:caps w:val="0"/>
          <w:color w:val="333333"/>
          <w:spacing w:val="0"/>
          <w:kern w:val="0"/>
          <w:sz w:val="27"/>
          <w:szCs w:val="27"/>
          <w:shd w:val="clear" w:fill="FFFFFF"/>
          <w:lang w:val="en-US" w:eastAsia="zh-CN" w:bidi="ar"/>
        </w:rPr>
        <w:instrText xml:space="preserve">INCLUDEPICTURE \d "http://blog.pluskid.org/MathJax/fonts/HTML-CSS/TeX/png/Math/Italic/141/0043.png" \* MERGEFORMATINET </w:instrText>
      </w:r>
      <w:r>
        <w:rPr>
          <w:rFonts w:hint="default" w:ascii="Arial" w:hAnsi="Arial" w:eastAsia="宋体" w:cs="Arial"/>
          <w:b w:val="0"/>
          <w:i w:val="0"/>
          <w:caps w:val="0"/>
          <w:color w:val="333333"/>
          <w:spacing w:val="0"/>
          <w:kern w:val="0"/>
          <w:sz w:val="27"/>
          <w:szCs w:val="27"/>
          <w:shd w:val="clear" w:fill="FFFFFF"/>
          <w:lang w:val="en-US" w:eastAsia="zh-CN" w:bidi="ar"/>
        </w:rPr>
        <w:fldChar w:fldCharType="separate"/>
      </w:r>
      <w:r>
        <w:rPr>
          <w:rFonts w:hint="default" w:ascii="Arial" w:hAnsi="Arial" w:eastAsia="宋体" w:cs="Arial"/>
          <w:b w:val="0"/>
          <w:i w:val="0"/>
          <w:caps w:val="0"/>
          <w:color w:val="333333"/>
          <w:spacing w:val="0"/>
          <w:kern w:val="0"/>
          <w:sz w:val="27"/>
          <w:szCs w:val="27"/>
          <w:shd w:val="clear" w:fill="FFFFFF"/>
          <w:lang w:val="en-US" w:eastAsia="zh-CN" w:bidi="ar"/>
        </w:rPr>
        <w:drawing>
          <wp:inline distT="0" distB="0" distL="114300" distR="114300">
            <wp:extent cx="142875" cy="133350"/>
            <wp:effectExtent l="0" t="0" r="9525" b="0"/>
            <wp:docPr id="122" name="图片 229" descr="IMG_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229" descr="IMG_484"/>
                    <pic:cNvPicPr>
                      <a:picLocks noChangeAspect="1"/>
                    </pic:cNvPicPr>
                  </pic:nvPicPr>
                  <pic:blipFill>
                    <a:blip r:embed="rId238" r:link="rId239"/>
                    <a:stretch>
                      <a:fillRect/>
                    </a:stretch>
                  </pic:blipFill>
                  <pic:spPr>
                    <a:xfrm>
                      <a:off x="0" y="0"/>
                      <a:ext cx="142875" cy="13335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7"/>
          <w:szCs w:val="27"/>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 。而 Kernel 化的非线性形式也是一样的，只要把</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"http://img.my.csdn.net/uploads/201304/03/1364965369_2776.jpg"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619125" cy="228600"/>
            <wp:effectExtent l="0" t="0" r="9525" b="0"/>
            <wp:docPr id="120" name="图片 230" descr="IMG_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230" descr="IMG_485"/>
                    <pic:cNvPicPr>
                      <a:picLocks noChangeAspect="1"/>
                    </pic:cNvPicPr>
                  </pic:nvPicPr>
                  <pic:blipFill>
                    <a:blip r:embed="rId272" r:link="rId273"/>
                    <a:stretch>
                      <a:fillRect/>
                    </a:stretch>
                  </pic:blipFill>
                  <pic:spPr>
                    <a:xfrm>
                      <a:off x="0" y="0"/>
                      <a:ext cx="619125" cy="2286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换成</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"http://img.my.csdn.net/uploads/201304/03/1364965402_2807.jpg"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723900" cy="209550"/>
            <wp:effectExtent l="0" t="0" r="0" b="0"/>
            <wp:docPr id="124" name="图片 231" descr="IMG_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231" descr="IMG_486"/>
                    <pic:cNvPicPr>
                      <a:picLocks noChangeAspect="1"/>
                    </pic:cNvPicPr>
                  </pic:nvPicPr>
                  <pic:blipFill>
                    <a:blip r:embed="rId274" r:link="rId275"/>
                    <a:stretch>
                      <a:fillRect/>
                    </a:stretch>
                  </pic:blipFill>
                  <pic:spPr>
                    <a:xfrm>
                      <a:off x="0" y="0"/>
                      <a:ext cx="723900" cy="20955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即可。这样一来，一个完整的，可以处理线性和非线性并能容忍噪音和 outliers 的支持向量机才终于介绍完毕了。</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行文至此，可以做个小结，</w:t>
      </w:r>
      <w:r>
        <w:rPr>
          <w:rFonts w:hint="default" w:ascii="Arial" w:hAnsi="Arial" w:cs="Arial"/>
          <w:b w:val="0"/>
          <w:i w:val="0"/>
          <w:caps w:val="0"/>
          <w:color w:val="990000"/>
          <w:spacing w:val="0"/>
          <w:sz w:val="21"/>
          <w:szCs w:val="21"/>
          <w:shd w:val="clear" w:fill="FFFFFF"/>
        </w:rPr>
        <w:t>不准确的说</w:t>
      </w:r>
      <w:r>
        <w:rPr>
          <w:rFonts w:hint="default" w:ascii="Arial" w:hAnsi="Arial" w:cs="Arial"/>
          <w:b w:val="0"/>
          <w:i w:val="0"/>
          <w:caps w:val="0"/>
          <w:color w:val="333333"/>
          <w:spacing w:val="0"/>
          <w:sz w:val="21"/>
          <w:szCs w:val="21"/>
          <w:shd w:val="clear" w:fill="FFFFFF"/>
        </w:rPr>
        <w:t>，</w:t>
      </w:r>
      <w:r>
        <w:rPr>
          <w:rFonts w:hint="eastAsia" w:ascii="微软雅黑" w:hAnsi="微软雅黑" w:eastAsia="微软雅黑" w:cs="微软雅黑"/>
          <w:b w:val="0"/>
          <w:i w:val="0"/>
          <w:caps w:val="0"/>
          <w:color w:val="333333"/>
          <w:spacing w:val="0"/>
          <w:sz w:val="21"/>
          <w:szCs w:val="21"/>
          <w:shd w:val="clear" w:fill="FFFFFF"/>
        </w:rPr>
        <w:t>SVM它本质上即是一个分类方法，用w^T+b定义分类函数，于是求w、b，为寻最大间隔，引出1/2||w||^2，继而引入拉格朗日因子，化为对拉格朗日乘子a的求解（求解过程中会涉及到一系列最优化或凸二次规划等问题），如此，求w.b与求a等价，而a的求解可以用一种快速学习算法SMO，至于核函数，是为处理非线性情况，若直接映射到高维计算恐维度爆炸，故在低维计算，等效高维表现</w:t>
      </w:r>
      <w:r>
        <w:rPr>
          <w:rFonts w:hint="default" w:ascii="Arial" w:hAnsi="Arial" w:cs="Arial"/>
          <w:b w:val="0"/>
          <w:i w:val="0"/>
          <w:caps w:val="0"/>
          <w:color w:val="333333"/>
          <w:spacing w:val="0"/>
          <w:sz w:val="21"/>
          <w:szCs w:val="21"/>
          <w:shd w:val="clear" w:fill="FFFFFF"/>
        </w:rPr>
        <w:t>。</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OK，理解到这第二层，已经能满足绝大部分人一窥SVM原理的好奇心，然对于那些想在证明层面理解SVM的则还很不够，但进入第三层理解境界之前，你必须要有比较好的数理基础和逻辑证明能力，不然你会跟我一样，吃不少苦头的。</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i w:val="0"/>
          <w:caps w:val="0"/>
          <w:color w:val="333333"/>
          <w:spacing w:val="0"/>
        </w:rPr>
      </w:pPr>
      <w:bookmarkStart w:id="17" w:name="t20"/>
      <w:bookmarkEnd w:id="17"/>
      <w:r>
        <w:rPr>
          <w:rFonts w:hint="default" w:ascii="Arial" w:hAnsi="Arial" w:cs="Arial"/>
          <w:i w:val="0"/>
          <w:caps w:val="0"/>
          <w:color w:val="333333"/>
          <w:spacing w:val="0"/>
          <w:shd w:val="clear" w:fill="FFFFFF"/>
        </w:rPr>
        <w:t>第三层、证明SVM</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说实话，凡是涉及到要证明的东西.理论，便一般不是怎么好惹的东西。绝大部分时候，看懂一个东西不难，但证明一个东西则需要点数学功底，进一步，证明一个东西也不是特别难，难的是从零开始发明创造这个东西的时候，则显艰难(</w:t>
      </w:r>
      <w:r>
        <w:rPr>
          <w:rFonts w:hint="default" w:ascii="Arial" w:hAnsi="Arial" w:cs="Arial"/>
          <w:b w:val="0"/>
          <w:i w:val="0"/>
          <w:caps w:val="0"/>
          <w:color w:val="333333"/>
          <w:spacing w:val="0"/>
          <w:sz w:val="18"/>
          <w:szCs w:val="18"/>
          <w:shd w:val="clear" w:fill="FFFFFF"/>
        </w:rPr>
        <w:t>因为任何时代，大部分人的研究所得都不过是基于前人的研究成果，前人所做的是开创性工作，而这往往是最艰难最有价值的，他们被称为真正的先驱。牛顿也曾说过，他不过是站在巨人的肩上。你，我则更是如此</w:t>
      </w:r>
      <w:r>
        <w:rPr>
          <w:rFonts w:hint="default" w:ascii="Arial" w:hAnsi="Arial" w:cs="Arial"/>
          <w:b w:val="0"/>
          <w:i w:val="0"/>
          <w:caps w:val="0"/>
          <w:color w:val="333333"/>
          <w:spacing w:val="0"/>
          <w:sz w:val="21"/>
          <w:szCs w:val="21"/>
          <w:shd w:val="clear" w:fill="FFFFFF"/>
        </w:rPr>
        <w:t>)。</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正如陈希孺院士在他的著作《数理统计学简史》的第4章、最小二乘法中所讲：在科研上诸多观念的革新和突破是有着很多的不易的，或许某个定理在某个时期由某个人点破了，现在的我们看来一切都是理所当然，但在一切没有发现之前，可能许许多多的顶级学者毕其功于一役，耗尽一生，努力了几十年最终也是无功而返。</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话休絮烦，要证明一个东西先要弄清楚它的根基在哪，即构成它的基础是哪些理论。OK，以下内容基本是上文中未讲到的一些定理的证明，包括其背后的逻辑、来源背景等东西，还是读书笔记。</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Style w:val="8"/>
          <w:rFonts w:hint="default" w:ascii="Arial" w:hAnsi="Arial" w:cs="Arial"/>
          <w:i w:val="0"/>
          <w:caps w:val="0"/>
          <w:color w:val="333333"/>
          <w:spacing w:val="0"/>
          <w:sz w:val="21"/>
          <w:szCs w:val="21"/>
          <w:shd w:val="clear" w:fill="FFFFFF"/>
        </w:rPr>
        <w:t>本部分导述</w:t>
      </w:r>
    </w:p>
    <w:p>
      <w:pPr>
        <w:keepNext w:val="0"/>
        <w:keepLines w:val="0"/>
        <w:widowControl/>
        <w:numPr>
          <w:ilvl w:val="0"/>
          <w:numId w:val="6"/>
        </w:numPr>
        <w:suppressLineNumbers w:val="0"/>
        <w:tabs>
          <w:tab w:val="left" w:pos="720"/>
        </w:tabs>
        <w:spacing w:before="0" w:beforeAutospacing="1" w:after="0" w:afterAutospacing="1" w:line="390" w:lineRule="atLeast"/>
        <w:ind w:left="720" w:hanging="360"/>
        <w:jc w:val="left"/>
      </w:pPr>
      <w:r>
        <w:rPr>
          <w:rFonts w:hint="default" w:ascii="Arial" w:hAnsi="Arial" w:cs="Arial"/>
          <w:b w:val="0"/>
          <w:i w:val="0"/>
          <w:caps w:val="0"/>
          <w:color w:val="333333"/>
          <w:spacing w:val="0"/>
          <w:sz w:val="21"/>
          <w:szCs w:val="21"/>
          <w:shd w:val="clear" w:fill="FFFFFF"/>
        </w:rPr>
        <w:t>3.1节线性学习器中，主要阐述感知机算法；</w:t>
      </w:r>
    </w:p>
    <w:p>
      <w:pPr>
        <w:keepNext w:val="0"/>
        <w:keepLines w:val="0"/>
        <w:widowControl/>
        <w:numPr>
          <w:ilvl w:val="0"/>
          <w:numId w:val="6"/>
        </w:numPr>
        <w:suppressLineNumbers w:val="0"/>
        <w:tabs>
          <w:tab w:val="left" w:pos="720"/>
        </w:tabs>
        <w:spacing w:before="0" w:beforeAutospacing="1" w:after="0" w:afterAutospacing="1" w:line="390" w:lineRule="atLeast"/>
        <w:ind w:left="720" w:hanging="360"/>
        <w:jc w:val="left"/>
      </w:pPr>
      <w:r>
        <w:rPr>
          <w:rFonts w:hint="default" w:ascii="Arial" w:hAnsi="Arial" w:cs="Arial"/>
          <w:b w:val="0"/>
          <w:i w:val="0"/>
          <w:caps w:val="0"/>
          <w:color w:val="333333"/>
          <w:spacing w:val="0"/>
          <w:sz w:val="21"/>
          <w:szCs w:val="21"/>
          <w:shd w:val="clear" w:fill="FFFFFF"/>
        </w:rPr>
        <w:t>3.2节非线性学习器中，主要阐述mercer定理；</w:t>
      </w:r>
    </w:p>
    <w:p>
      <w:pPr>
        <w:keepNext w:val="0"/>
        <w:keepLines w:val="0"/>
        <w:widowControl/>
        <w:numPr>
          <w:ilvl w:val="0"/>
          <w:numId w:val="6"/>
        </w:numPr>
        <w:suppressLineNumbers w:val="0"/>
        <w:tabs>
          <w:tab w:val="left" w:pos="720"/>
        </w:tabs>
        <w:spacing w:before="0" w:beforeAutospacing="1" w:after="0" w:afterAutospacing="1" w:line="390" w:lineRule="atLeast"/>
        <w:ind w:left="720" w:hanging="360"/>
        <w:jc w:val="left"/>
      </w:pPr>
      <w:r>
        <w:rPr>
          <w:rFonts w:hint="default" w:ascii="Arial" w:hAnsi="Arial" w:cs="Arial"/>
          <w:b w:val="0"/>
          <w:i w:val="0"/>
          <w:caps w:val="0"/>
          <w:color w:val="333333"/>
          <w:spacing w:val="0"/>
          <w:sz w:val="21"/>
          <w:szCs w:val="21"/>
          <w:shd w:val="clear" w:fill="FFFFFF"/>
        </w:rPr>
        <w:t>3.3节、损失函数；</w:t>
      </w:r>
    </w:p>
    <w:p>
      <w:pPr>
        <w:keepNext w:val="0"/>
        <w:keepLines w:val="0"/>
        <w:widowControl/>
        <w:numPr>
          <w:ilvl w:val="0"/>
          <w:numId w:val="6"/>
        </w:numPr>
        <w:suppressLineNumbers w:val="0"/>
        <w:tabs>
          <w:tab w:val="left" w:pos="720"/>
        </w:tabs>
        <w:spacing w:before="0" w:beforeAutospacing="1" w:after="0" w:afterAutospacing="1" w:line="390" w:lineRule="atLeast"/>
        <w:ind w:left="720" w:hanging="360"/>
        <w:jc w:val="left"/>
      </w:pPr>
      <w:r>
        <w:rPr>
          <w:rFonts w:hint="default" w:ascii="Arial" w:hAnsi="Arial" w:cs="Arial"/>
          <w:b w:val="0"/>
          <w:i w:val="0"/>
          <w:caps w:val="0"/>
          <w:color w:val="333333"/>
          <w:spacing w:val="0"/>
          <w:sz w:val="21"/>
          <w:szCs w:val="21"/>
          <w:shd w:val="clear" w:fill="FFFFFF"/>
        </w:rPr>
        <w:t>3.4节、最小二乘法；</w:t>
      </w:r>
    </w:p>
    <w:p>
      <w:pPr>
        <w:keepNext w:val="0"/>
        <w:keepLines w:val="0"/>
        <w:widowControl/>
        <w:numPr>
          <w:ilvl w:val="0"/>
          <w:numId w:val="6"/>
        </w:numPr>
        <w:suppressLineNumbers w:val="0"/>
        <w:tabs>
          <w:tab w:val="left" w:pos="720"/>
        </w:tabs>
        <w:spacing w:before="0" w:beforeAutospacing="1" w:after="0" w:afterAutospacing="1" w:line="390" w:lineRule="atLeast"/>
        <w:ind w:left="720" w:hanging="360"/>
        <w:jc w:val="left"/>
      </w:pPr>
      <w:r>
        <w:rPr>
          <w:rFonts w:hint="default" w:ascii="Arial" w:hAnsi="Arial" w:cs="Arial"/>
          <w:b w:val="0"/>
          <w:i w:val="0"/>
          <w:caps w:val="0"/>
          <w:color w:val="333333"/>
          <w:spacing w:val="0"/>
          <w:sz w:val="21"/>
          <w:szCs w:val="21"/>
          <w:shd w:val="clear" w:fill="FFFFFF"/>
        </w:rPr>
        <w:t>3.5节、SMO算法；</w:t>
      </w:r>
    </w:p>
    <w:p>
      <w:pPr>
        <w:keepNext w:val="0"/>
        <w:keepLines w:val="0"/>
        <w:widowControl/>
        <w:numPr>
          <w:ilvl w:val="0"/>
          <w:numId w:val="6"/>
        </w:numPr>
        <w:suppressLineNumbers w:val="0"/>
        <w:tabs>
          <w:tab w:val="left" w:pos="720"/>
        </w:tabs>
        <w:spacing w:before="0" w:beforeAutospacing="1" w:after="0" w:afterAutospacing="1" w:line="390" w:lineRule="atLeast"/>
        <w:ind w:left="720" w:hanging="360"/>
        <w:jc w:val="left"/>
      </w:pPr>
      <w:r>
        <w:rPr>
          <w:rFonts w:hint="default" w:ascii="Arial" w:hAnsi="Arial" w:cs="Arial"/>
          <w:b w:val="0"/>
          <w:i w:val="0"/>
          <w:caps w:val="0"/>
          <w:color w:val="333333"/>
          <w:spacing w:val="0"/>
          <w:sz w:val="21"/>
          <w:szCs w:val="21"/>
          <w:shd w:val="clear" w:fill="FFFFFF"/>
        </w:rPr>
        <w:t>3.6节、简略谈谈SVM的应用；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i w:val="0"/>
          <w:caps w:val="0"/>
          <w:color w:val="333333"/>
          <w:spacing w:val="0"/>
        </w:rPr>
      </w:pPr>
      <w:bookmarkStart w:id="18" w:name="t21"/>
      <w:bookmarkEnd w:id="18"/>
      <w:r>
        <w:rPr>
          <w:rStyle w:val="9"/>
          <w:rFonts w:hint="default" w:ascii="Comic Sans MS" w:hAnsi="Comic Sans MS" w:eastAsia="Comic Sans MS" w:cs="Comic Sans MS"/>
          <w:i w:val="0"/>
          <w:caps w:val="0"/>
          <w:color w:val="333333"/>
          <w:spacing w:val="0"/>
          <w:shd w:val="clear" w:fill="FFFFFF"/>
        </w:rPr>
        <w:t>3.1</w:t>
      </w:r>
      <w:r>
        <w:rPr>
          <w:rFonts w:hint="default" w:ascii="Arial" w:hAnsi="Arial" w:cs="Arial"/>
          <w:i w:val="0"/>
          <w:caps w:val="0"/>
          <w:color w:val="333333"/>
          <w:spacing w:val="0"/>
          <w:shd w:val="clear" w:fill="FFFFFF"/>
        </w:rPr>
        <w:t>、线性学习器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i w:val="0"/>
          <w:caps w:val="0"/>
          <w:color w:val="333333"/>
          <w:spacing w:val="0"/>
          <w:sz w:val="21"/>
          <w:szCs w:val="21"/>
        </w:rPr>
      </w:pPr>
      <w:bookmarkStart w:id="19" w:name="t22"/>
      <w:bookmarkEnd w:id="19"/>
      <w:r>
        <w:rPr>
          <w:rFonts w:hint="default" w:ascii="Arial" w:hAnsi="Arial" w:cs="Arial"/>
          <w:i w:val="0"/>
          <w:caps w:val="0"/>
          <w:color w:val="333333"/>
          <w:spacing w:val="0"/>
          <w:sz w:val="21"/>
          <w:szCs w:val="21"/>
          <w:shd w:val="clear" w:fill="FFFFFF"/>
        </w:rPr>
        <w:t>3.1.1、感知机算法</w:t>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这个感知机算法是1956年提出的，年代久远，依然影响着当今，当然，可以肯定的是，此算法亦非最优，后续会有更详尽阐述。不过，有一点，你必须清楚，这个算法是为了干嘛的：不断的训练试错以期寻找一个合适的超平面(</w:t>
      </w:r>
      <w:r>
        <w:rPr>
          <w:rFonts w:hint="default" w:ascii="Arial" w:hAnsi="Arial" w:eastAsia="宋体" w:cs="Arial"/>
          <w:b w:val="0"/>
          <w:i w:val="0"/>
          <w:caps w:val="0"/>
          <w:color w:val="333333"/>
          <w:spacing w:val="0"/>
          <w:kern w:val="0"/>
          <w:sz w:val="18"/>
          <w:szCs w:val="18"/>
          <w:shd w:val="clear" w:fill="FFFFFF"/>
          <w:lang w:val="en-US" w:eastAsia="zh-CN" w:bidi="ar"/>
        </w:rPr>
        <w:t>是的，就这么简单</w:t>
      </w:r>
      <w:r>
        <w:rPr>
          <w:rFonts w:hint="default" w:ascii="Arial" w:hAnsi="Arial" w:eastAsia="宋体" w:cs="Arial"/>
          <w:b w:val="0"/>
          <w:i w:val="0"/>
          <w:caps w:val="0"/>
          <w:color w:val="333333"/>
          <w:spacing w:val="0"/>
          <w:kern w:val="0"/>
          <w:sz w:val="21"/>
          <w:szCs w:val="21"/>
          <w:shd w:val="clear" w:fill="FFFFFF"/>
          <w:lang w:val="en-US" w:eastAsia="zh-CN" w:bidi="ar"/>
        </w:rPr>
        <w:t>)。</w:t>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"http://my.csdn.net/uploads/201206/18/1340003331_2159.jpg"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4101465" cy="1910080"/>
            <wp:effectExtent l="0" t="0" r="0" b="0"/>
            <wp:docPr id="118" name="图片 232" descr="IMG_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232" descr="IMG_487"/>
                    <pic:cNvPicPr>
                      <a:picLocks noChangeAspect="1"/>
                    </pic:cNvPicPr>
                  </pic:nvPicPr>
                  <pic:blipFill>
                    <a:blip r:embed="rId102" r:link="rId103"/>
                    <a:stretch>
                      <a:fillRect/>
                    </a:stretch>
                  </pic:blipFill>
                  <pic:spPr>
                    <a:xfrm>
                      <a:off x="0" y="0"/>
                      <a:ext cx="4101465" cy="191008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下面，举个例子。如下图所示，凭我们的直觉可以看出，图中的红线是最优超平面，蓝线则是根据感知机算法在不断的训练中，最终，若蓝线能通过不断的训练移动到红线位置上，则代表训练成功。</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1440" w:right="144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"http://img.blog.csdn.net/20131114203144875"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4352925" cy="2752725"/>
            <wp:effectExtent l="0" t="0" r="9525" b="9525"/>
            <wp:docPr id="116" name="图片 233" descr="IMG_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33" descr="IMG_488"/>
                    <pic:cNvPicPr>
                      <a:picLocks noChangeAspect="1"/>
                    </pic:cNvPicPr>
                  </pic:nvPicPr>
                  <pic:blipFill>
                    <a:blip r:embed="rId276" r:link="rId277"/>
                    <a:stretch>
                      <a:fillRect/>
                    </a:stretch>
                  </pic:blipFill>
                  <pic:spPr>
                    <a:xfrm>
                      <a:off x="0" y="0"/>
                      <a:ext cx="4352925" cy="27527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既然需要通过不断的训练以让蓝线最终成为最优分类超平面，那么，到底需要训练多少次呢？Novikoff定理告诉我们当间隔是正的时候感知机算法会在有限次数的迭代中收敛，也就是说Novikoff定理证明了感知机算法的收敛性，即能得到一个界，不至于无穷循环下去。</w:t>
      </w:r>
    </w:p>
    <w:p>
      <w:pPr>
        <w:keepNext w:val="0"/>
        <w:keepLines w:val="0"/>
        <w:widowControl/>
        <w:numPr>
          <w:ilvl w:val="0"/>
          <w:numId w:val="7"/>
        </w:numPr>
        <w:suppressLineNumbers w:val="0"/>
        <w:tabs>
          <w:tab w:val="left" w:pos="720"/>
        </w:tabs>
        <w:spacing w:before="0" w:beforeAutospacing="1" w:after="0" w:afterAutospacing="1" w:line="390" w:lineRule="atLeast"/>
        <w:ind w:left="720" w:hanging="360"/>
        <w:jc w:val="left"/>
      </w:pPr>
      <w:r>
        <w:rPr>
          <w:rFonts w:hint="default" w:ascii="Arial" w:hAnsi="Arial" w:cs="Arial"/>
          <w:b w:val="0"/>
          <w:i w:val="0"/>
          <w:caps w:val="0"/>
          <w:color w:val="333333"/>
          <w:spacing w:val="0"/>
          <w:sz w:val="21"/>
          <w:szCs w:val="21"/>
          <w:shd w:val="clear" w:fill="FFFFFF"/>
        </w:rPr>
        <w:t> Novikoff定理：如果分类超平面存在, 仅需在序列</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"http://img.blog.csdn.net/20131114204020468"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133350" cy="209550"/>
            <wp:effectExtent l="0" t="0" r="0" b="0"/>
            <wp:docPr id="115" name="图片 234" descr="IMG_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234" descr="IMG_489"/>
                    <pic:cNvPicPr>
                      <a:picLocks noChangeAspect="1"/>
                    </pic:cNvPicPr>
                  </pic:nvPicPr>
                  <pic:blipFill>
                    <a:blip r:embed="rId278" r:link="rId279"/>
                    <a:stretch>
                      <a:fillRect/>
                    </a:stretch>
                  </pic:blipFill>
                  <pic:spPr>
                    <a:xfrm>
                      <a:off x="0" y="0"/>
                      <a:ext cx="133350" cy="209550"/>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上迭代几次，在界为</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"http://img.blog.csdn.net/20131114204028093"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523875" cy="409575"/>
            <wp:effectExtent l="0" t="0" r="9525" b="9525"/>
            <wp:docPr id="119" name="图片 235" descr="IMG_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235" descr="IMG_490"/>
                    <pic:cNvPicPr>
                      <a:picLocks noChangeAspect="1"/>
                    </pic:cNvPicPr>
                  </pic:nvPicPr>
                  <pic:blipFill>
                    <a:blip r:embed="rId280" r:link="rId281"/>
                    <a:stretch>
                      <a:fillRect/>
                    </a:stretch>
                  </pic:blipFill>
                  <pic:spPr>
                    <a:xfrm>
                      <a:off x="0" y="0"/>
                      <a:ext cx="523875" cy="409575"/>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的错误次数下就可以找到分类超平面，算法停止。</w:t>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这里</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"http://img.blog.csdn.net/20131114204038984"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1304925" cy="247650"/>
            <wp:effectExtent l="0" t="0" r="9525" b="0"/>
            <wp:docPr id="114" name="图片 236" descr="IMG_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236" descr="IMG_491"/>
                    <pic:cNvPicPr>
                      <a:picLocks noChangeAspect="1"/>
                    </pic:cNvPicPr>
                  </pic:nvPicPr>
                  <pic:blipFill>
                    <a:blip r:embed="rId282" r:link="rId283"/>
                    <a:stretch>
                      <a:fillRect/>
                    </a:stretch>
                  </pic:blipFill>
                  <pic:spPr>
                    <a:xfrm>
                      <a:off x="0" y="0"/>
                      <a:ext cx="1304925" cy="24765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"http://img.blog.csdn.net/20131114204047671"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123825" cy="161925"/>
            <wp:effectExtent l="0" t="0" r="9525" b="9525"/>
            <wp:docPr id="121" name="图片 237" descr="IMG_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237" descr="IMG_492"/>
                    <pic:cNvPicPr>
                      <a:picLocks noChangeAspect="1"/>
                    </pic:cNvPicPr>
                  </pic:nvPicPr>
                  <pic:blipFill>
                    <a:blip r:embed="rId284" r:link="rId285"/>
                    <a:stretch>
                      <a:fillRect/>
                    </a:stretch>
                  </pic:blipFill>
                  <pic:spPr>
                    <a:xfrm>
                      <a:off x="0" y="0"/>
                      <a:ext cx="123825" cy="16192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为扩充间隔。根据误分次数公式可知, 迭代次数与对应于扩充(包括偏置)权重的训练集的间隔有关。</w:t>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顺便再解释下这个所谓的扩充间隔</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"http://img.blog.csdn.net/20131114204047671"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123825" cy="161925"/>
            <wp:effectExtent l="0" t="0" r="9525" b="9525"/>
            <wp:docPr id="113" name="图片 238" descr="IMG_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238" descr="IMG_493"/>
                    <pic:cNvPicPr>
                      <a:picLocks noChangeAspect="1"/>
                    </pic:cNvPicPr>
                  </pic:nvPicPr>
                  <pic:blipFill>
                    <a:blip r:embed="rId284" r:link="rId285"/>
                    <a:stretch>
                      <a:fillRect/>
                    </a:stretch>
                  </pic:blipFill>
                  <pic:spPr>
                    <a:xfrm>
                      <a:off x="0" y="0"/>
                      <a:ext cx="123825" cy="16192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"http://img.blog.csdn.net/20131114204047671"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123825" cy="161925"/>
            <wp:effectExtent l="0" t="0" r="9525" b="9525"/>
            <wp:docPr id="112" name="图片 239" descr="IMG_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239" descr="IMG_494"/>
                    <pic:cNvPicPr>
                      <a:picLocks noChangeAspect="1"/>
                    </pic:cNvPicPr>
                  </pic:nvPicPr>
                  <pic:blipFill>
                    <a:blip r:embed="rId284" r:link="rId285"/>
                    <a:stretch>
                      <a:fillRect/>
                    </a:stretch>
                  </pic:blipFill>
                  <pic:spPr>
                    <a:xfrm>
                      <a:off x="0" y="0"/>
                      <a:ext cx="123825" cy="16192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即为样本到分类间隔的距离，即从</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"http://img.blog.csdn.net/20131114204047671"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123825" cy="161925"/>
            <wp:effectExtent l="0" t="0" r="9525" b="9525"/>
            <wp:docPr id="111" name="图片 240" descr="IMG_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40" descr="IMG_495"/>
                    <pic:cNvPicPr>
                      <a:picLocks noChangeAspect="1"/>
                    </pic:cNvPicPr>
                  </pic:nvPicPr>
                  <pic:blipFill>
                    <a:blip r:embed="rId284" r:link="rId285"/>
                    <a:stretch>
                      <a:fillRect/>
                    </a:stretch>
                  </pic:blipFill>
                  <pic:spPr>
                    <a:xfrm>
                      <a:off x="0" y="0"/>
                      <a:ext cx="123825" cy="16192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引出的最大分类间隔。OK，还记得上文第1.3.2节开头的内容么？如下：</w:t>
      </w:r>
      <w:r>
        <w:rPr>
          <w:rStyle w:val="8"/>
          <w:rFonts w:hint="default" w:ascii="Arial" w:hAnsi="Arial" w:eastAsia="宋体" w:cs="Arial"/>
          <w:i w:val="0"/>
          <w:caps w:val="0"/>
          <w:color w:val="333333"/>
          <w:spacing w:val="0"/>
          <w:kern w:val="0"/>
          <w:sz w:val="27"/>
          <w:szCs w:val="27"/>
          <w:shd w:val="clear" w:fill="FFFFFF"/>
          <w:lang w:val="en-US" w:eastAsia="zh-CN" w:bidi="ar"/>
        </w:rPr>
        <w:t>“</w:t>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ind w:left="3604" w:right="3604"/>
        <w:jc w:val="left"/>
        <w:rPr>
          <w:rFonts w:hint="default" w:ascii="Tahoma" w:hAnsi="Tahoma" w:eastAsia="Tahoma" w:cs="Tahoma"/>
        </w:rPr>
      </w:pPr>
      <w:r>
        <w:rPr>
          <w:rFonts w:hint="default" w:ascii="Tahoma" w:hAnsi="Tahoma" w:eastAsia="Tahoma" w:cs="Tahoma"/>
          <w:b w:val="0"/>
          <w:i w:val="0"/>
          <w:caps w:val="0"/>
          <w:color w:val="333333"/>
          <w:spacing w:val="0"/>
          <w:sz w:val="18"/>
          <w:szCs w:val="18"/>
          <w:shd w:val="clear" w:fill="FFFFFF"/>
        </w:rPr>
        <w:fldChar w:fldCharType="begin"/>
      </w:r>
      <w:r>
        <w:rPr>
          <w:rFonts w:hint="default" w:ascii="Tahoma" w:hAnsi="Tahoma" w:eastAsia="Tahoma" w:cs="Tahoma"/>
          <w:b w:val="0"/>
          <w:i w:val="0"/>
          <w:caps w:val="0"/>
          <w:color w:val="333333"/>
          <w:spacing w:val="0"/>
          <w:sz w:val="18"/>
          <w:szCs w:val="18"/>
          <w:shd w:val="clear" w:fill="FFFFFF"/>
        </w:rPr>
        <w:instrText xml:space="preserve">INCLUDEPICTURE \d "http://blog.pluskid.org/wp-content/uploads/2010/09/geometric_margin.png" \* MERGEFORMATINET </w:instrText>
      </w:r>
      <w:r>
        <w:rPr>
          <w:rFonts w:hint="default" w:ascii="Tahoma" w:hAnsi="Tahoma" w:eastAsia="Tahoma" w:cs="Tahoma"/>
          <w:b w:val="0"/>
          <w:i w:val="0"/>
          <w:caps w:val="0"/>
          <w:color w:val="333333"/>
          <w:spacing w:val="0"/>
          <w:sz w:val="18"/>
          <w:szCs w:val="18"/>
          <w:shd w:val="clear" w:fill="FFFFFF"/>
        </w:rPr>
        <w:fldChar w:fldCharType="separate"/>
      </w:r>
      <w:r>
        <w:rPr>
          <w:rFonts w:hint="default" w:ascii="Tahoma" w:hAnsi="Tahoma" w:eastAsia="Tahoma" w:cs="Tahoma"/>
          <w:b w:val="0"/>
          <w:i w:val="0"/>
          <w:caps w:val="0"/>
          <w:color w:val="333333"/>
          <w:spacing w:val="0"/>
          <w:sz w:val="18"/>
          <w:szCs w:val="18"/>
          <w:shd w:val="clear" w:fill="FFFFFF"/>
        </w:rPr>
        <w:drawing>
          <wp:inline distT="0" distB="0" distL="114300" distR="114300">
            <wp:extent cx="1428750" cy="1428750"/>
            <wp:effectExtent l="0" t="0" r="0" b="0"/>
            <wp:docPr id="109" name="图片 241" descr="IMG_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41" descr="IMG_496"/>
                    <pic:cNvPicPr>
                      <a:picLocks noChangeAspect="1"/>
                    </pic:cNvPicPr>
                  </pic:nvPicPr>
                  <pic:blipFill>
                    <a:blip r:embed="rId62" r:link="rId63"/>
                    <a:stretch>
                      <a:fillRect/>
                    </a:stretch>
                  </pic:blipFill>
                  <pic:spPr>
                    <a:xfrm>
                      <a:off x="0" y="0"/>
                      <a:ext cx="1428750" cy="142875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18"/>
          <w:szCs w:val="18"/>
          <w:shd w:val="clear" w:fill="FFFFFF"/>
        </w:rPr>
        <w:fldChar w:fldCharType="end"/>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jc w:val="left"/>
        <w:rPr>
          <w:rFonts w:hint="default" w:ascii="Tahoma" w:hAnsi="Tahoma" w:eastAsia="Tahoma" w:cs="Tahoma"/>
        </w:rPr>
      </w:pPr>
      <w:r>
        <w:rPr>
          <w:rFonts w:hint="default" w:ascii="Tahoma" w:hAnsi="Tahoma" w:eastAsia="Tahoma" w:cs="Tahoma"/>
          <w:b w:val="0"/>
          <w:i w:val="0"/>
          <w:caps w:val="0"/>
          <w:color w:val="333333"/>
          <w:spacing w:val="0"/>
          <w:sz w:val="18"/>
          <w:szCs w:val="18"/>
          <w:shd w:val="clear" w:fill="FFFFFF"/>
        </w:rPr>
        <w:t>    在给出几何间隔的定义之前，咱们首先来看下，如上图所示，对于一个点 </w:t>
      </w:r>
      <w:r>
        <w:rPr>
          <w:rFonts w:hint="default" w:ascii="MathJax_Math" w:hAnsi="MathJax_Math" w:eastAsia="MathJax_Math" w:cs="MathJax_Math"/>
          <w:b w:val="0"/>
          <w:i/>
          <w:caps w:val="0"/>
          <w:color w:val="333333"/>
          <w:spacing w:val="0"/>
          <w:sz w:val="18"/>
          <w:szCs w:val="18"/>
          <w:shd w:val="clear" w:fill="FFFFFF"/>
        </w:rPr>
        <w:t>x</w:t>
      </w:r>
      <w:r>
        <w:rPr>
          <w:rFonts w:hint="default" w:ascii="Tahoma" w:hAnsi="Tahoma" w:eastAsia="Tahoma" w:cs="Tahoma"/>
          <w:b w:val="0"/>
          <w:i w:val="0"/>
          <w:caps w:val="0"/>
          <w:color w:val="333333"/>
          <w:spacing w:val="0"/>
          <w:sz w:val="18"/>
          <w:szCs w:val="18"/>
          <w:shd w:val="clear" w:fill="FFFFFF"/>
        </w:rPr>
        <w:t> ，令其垂直投影到超平面上的对应的为 </w:t>
      </w:r>
      <w:r>
        <w:rPr>
          <w:rFonts w:hint="default" w:ascii="MathJax_Math" w:hAnsi="MathJax_Math" w:eastAsia="MathJax_Math" w:cs="MathJax_Math"/>
          <w:b w:val="0"/>
          <w:i/>
          <w:caps w:val="0"/>
          <w:color w:val="333333"/>
          <w:spacing w:val="0"/>
          <w:sz w:val="18"/>
          <w:szCs w:val="18"/>
          <w:shd w:val="clear" w:fill="FFFFFF"/>
        </w:rPr>
        <w:t>x</w:t>
      </w:r>
      <w:r>
        <w:rPr>
          <w:rFonts w:hint="default" w:ascii="MathJax_Main" w:hAnsi="MathJax_Main" w:eastAsia="MathJax_Main" w:cs="MathJax_Main"/>
          <w:b w:val="0"/>
          <w:i w:val="0"/>
          <w:caps w:val="0"/>
          <w:color w:val="333333"/>
          <w:spacing w:val="0"/>
          <w:sz w:val="18"/>
          <w:szCs w:val="18"/>
          <w:shd w:val="clear" w:fill="FFFFFF"/>
        </w:rPr>
        <w:t>0</w:t>
      </w:r>
      <w:r>
        <w:rPr>
          <w:rFonts w:hint="default" w:ascii="Tahoma" w:hAnsi="Tahoma" w:eastAsia="Tahoma" w:cs="Tahoma"/>
          <w:b w:val="0"/>
          <w:i w:val="0"/>
          <w:caps w:val="0"/>
          <w:color w:val="333333"/>
          <w:spacing w:val="0"/>
          <w:sz w:val="18"/>
          <w:szCs w:val="18"/>
          <w:shd w:val="clear" w:fill="FFFFFF"/>
        </w:rPr>
        <w:t> ，由于 </w:t>
      </w:r>
      <w:r>
        <w:rPr>
          <w:rFonts w:hint="default" w:ascii="MathJax_Math" w:hAnsi="MathJax_Math" w:eastAsia="MathJax_Math" w:cs="MathJax_Math"/>
          <w:b w:val="0"/>
          <w:i/>
          <w:caps w:val="0"/>
          <w:color w:val="333333"/>
          <w:spacing w:val="0"/>
          <w:sz w:val="18"/>
          <w:szCs w:val="18"/>
          <w:shd w:val="clear" w:fill="FFFFFF"/>
        </w:rPr>
        <w:t>w</w:t>
      </w:r>
      <w:r>
        <w:rPr>
          <w:rFonts w:hint="default" w:ascii="Tahoma" w:hAnsi="Tahoma" w:eastAsia="Tahoma" w:cs="Tahoma"/>
          <w:b w:val="0"/>
          <w:i w:val="0"/>
          <w:caps w:val="0"/>
          <w:color w:val="333333"/>
          <w:spacing w:val="0"/>
          <w:sz w:val="18"/>
          <w:szCs w:val="18"/>
          <w:shd w:val="clear" w:fill="FFFFFF"/>
        </w:rPr>
        <w:t> 是垂直于超平面的一个向量，</w:t>
      </w:r>
      <w:r>
        <w:rPr>
          <w:rFonts w:hint="default" w:ascii="Tahoma" w:hAnsi="Tahoma" w:eastAsia="Tahoma" w:cs="Tahoma"/>
          <w:b w:val="0"/>
          <w:i w:val="0"/>
          <w:caps w:val="0"/>
          <w:color w:val="333333"/>
          <w:spacing w:val="0"/>
          <w:sz w:val="18"/>
          <w:szCs w:val="18"/>
          <w:shd w:val="clear" w:fill="FFFFFF"/>
        </w:rPr>
        <w:fldChar w:fldCharType="begin"/>
      </w:r>
      <w:r>
        <w:rPr>
          <w:rFonts w:hint="default" w:ascii="Tahoma" w:hAnsi="Tahoma" w:eastAsia="Tahoma" w:cs="Tahoma"/>
          <w:b w:val="0"/>
          <w:i w:val="0"/>
          <w:caps w:val="0"/>
          <w:color w:val="333333"/>
          <w:spacing w:val="0"/>
          <w:sz w:val="18"/>
          <w:szCs w:val="18"/>
          <w:shd w:val="clear" w:fill="FFFFFF"/>
        </w:rPr>
        <w:instrText xml:space="preserve">INCLUDEPICTURE \d "http://img.blog.csdn.net/20131107212633859" \* MERGEFORMATINET </w:instrText>
      </w:r>
      <w:r>
        <w:rPr>
          <w:rFonts w:hint="default" w:ascii="Tahoma" w:hAnsi="Tahoma" w:eastAsia="Tahoma" w:cs="Tahoma"/>
          <w:b w:val="0"/>
          <w:i w:val="0"/>
          <w:caps w:val="0"/>
          <w:color w:val="333333"/>
          <w:spacing w:val="0"/>
          <w:sz w:val="18"/>
          <w:szCs w:val="18"/>
          <w:shd w:val="clear" w:fill="FFFFFF"/>
        </w:rPr>
        <w:fldChar w:fldCharType="separate"/>
      </w:r>
      <w:r>
        <w:rPr>
          <w:rFonts w:hint="default" w:ascii="Tahoma" w:hAnsi="Tahoma" w:eastAsia="Tahoma" w:cs="Tahoma"/>
          <w:b w:val="0"/>
          <w:i w:val="0"/>
          <w:caps w:val="0"/>
          <w:color w:val="333333"/>
          <w:spacing w:val="0"/>
          <w:sz w:val="18"/>
          <w:szCs w:val="18"/>
          <w:shd w:val="clear" w:fill="FFFFFF"/>
        </w:rPr>
        <w:drawing>
          <wp:inline distT="0" distB="0" distL="114300" distR="114300">
            <wp:extent cx="161925" cy="190500"/>
            <wp:effectExtent l="0" t="0" r="9525" b="0"/>
            <wp:docPr id="108" name="图片 242" descr="IMG_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242" descr="IMG_497"/>
                    <pic:cNvPicPr>
                      <a:picLocks noChangeAspect="1"/>
                    </pic:cNvPicPr>
                  </pic:nvPicPr>
                  <pic:blipFill>
                    <a:blip r:embed="rId286" r:link="rId287"/>
                    <a:stretch>
                      <a:fillRect/>
                    </a:stretch>
                  </pic:blipFill>
                  <pic:spPr>
                    <a:xfrm>
                      <a:off x="0" y="0"/>
                      <a:ext cx="161925" cy="1905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18"/>
          <w:szCs w:val="18"/>
          <w:shd w:val="clear" w:fill="FFFFFF"/>
        </w:rPr>
        <w:fldChar w:fldCharType="end"/>
      </w:r>
      <w:r>
        <w:rPr>
          <w:rFonts w:hint="default" w:ascii="Tahoma" w:hAnsi="Tahoma" w:eastAsia="Tahoma" w:cs="Tahoma"/>
          <w:b w:val="0"/>
          <w:i w:val="0"/>
          <w:caps w:val="0"/>
          <w:color w:val="333333"/>
          <w:spacing w:val="0"/>
          <w:sz w:val="18"/>
          <w:szCs w:val="18"/>
          <w:shd w:val="clear" w:fill="FFFFFF"/>
        </w:rPr>
        <w:t>为样本x到分类间隔的距离，我们有</w:t>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jc w:val="left"/>
        <w:rPr>
          <w:rFonts w:hint="default" w:ascii="Tahoma" w:hAnsi="Tahoma" w:eastAsia="Tahoma" w:cs="Tahoma"/>
        </w:rPr>
      </w:pPr>
      <w:r>
        <w:rPr>
          <w:rFonts w:hint="default" w:ascii="serif" w:hAnsi="serif" w:eastAsia="serif" w:cs="serif"/>
          <w:b w:val="0"/>
          <w:i w:val="0"/>
          <w:caps w:val="0"/>
          <w:color w:val="333333"/>
          <w:spacing w:val="0"/>
          <w:sz w:val="18"/>
          <w:szCs w:val="18"/>
          <w:shd w:val="clear" w:fill="FFFFFF"/>
        </w:rPr>
        <w:fldChar w:fldCharType="begin"/>
      </w:r>
      <w:r>
        <w:rPr>
          <w:rFonts w:hint="default" w:ascii="serif" w:hAnsi="serif" w:eastAsia="serif" w:cs="serif"/>
          <w:b w:val="0"/>
          <w:i w:val="0"/>
          <w:caps w:val="0"/>
          <w:color w:val="333333"/>
          <w:spacing w:val="0"/>
          <w:sz w:val="18"/>
          <w:szCs w:val="18"/>
          <w:shd w:val="clear" w:fill="FFFFFF"/>
        </w:rPr>
        <w:instrText xml:space="preserve">INCLUDEPICTURE \d "http://img.blog.csdn.net/20131107201720515" \* MERGEFORMATINET </w:instrText>
      </w:r>
      <w:r>
        <w:rPr>
          <w:rFonts w:hint="default" w:ascii="serif" w:hAnsi="serif" w:eastAsia="serif" w:cs="serif"/>
          <w:b w:val="0"/>
          <w:i w:val="0"/>
          <w:caps w:val="0"/>
          <w:color w:val="333333"/>
          <w:spacing w:val="0"/>
          <w:sz w:val="18"/>
          <w:szCs w:val="18"/>
          <w:shd w:val="clear" w:fill="FFFFFF"/>
        </w:rPr>
        <w:fldChar w:fldCharType="separate"/>
      </w:r>
      <w:r>
        <w:rPr>
          <w:rFonts w:hint="default" w:ascii="serif" w:hAnsi="serif" w:eastAsia="serif" w:cs="serif"/>
          <w:b w:val="0"/>
          <w:i w:val="0"/>
          <w:caps w:val="0"/>
          <w:color w:val="333333"/>
          <w:spacing w:val="0"/>
          <w:sz w:val="18"/>
          <w:szCs w:val="18"/>
          <w:shd w:val="clear" w:fill="FFFFFF"/>
        </w:rPr>
        <w:drawing>
          <wp:inline distT="0" distB="0" distL="114300" distR="114300">
            <wp:extent cx="1447800" cy="447675"/>
            <wp:effectExtent l="0" t="0" r="0" b="9525"/>
            <wp:docPr id="106" name="图片 243" descr="IMG_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243" descr="IMG_498"/>
                    <pic:cNvPicPr>
                      <a:picLocks noChangeAspect="1"/>
                    </pic:cNvPicPr>
                  </pic:nvPicPr>
                  <pic:blipFill>
                    <a:blip r:embed="rId64" r:link="rId65"/>
                    <a:stretch>
                      <a:fillRect/>
                    </a:stretch>
                  </pic:blipFill>
                  <pic:spPr>
                    <a:xfrm>
                      <a:off x="0" y="0"/>
                      <a:ext cx="1447800" cy="447675"/>
                    </a:xfrm>
                    <a:prstGeom prst="rect">
                      <a:avLst/>
                    </a:prstGeom>
                    <a:noFill/>
                    <a:ln w="9525">
                      <a:noFill/>
                      <a:miter/>
                    </a:ln>
                  </pic:spPr>
                </pic:pic>
              </a:graphicData>
            </a:graphic>
          </wp:inline>
        </w:drawing>
      </w:r>
      <w:r>
        <w:rPr>
          <w:rFonts w:hint="default" w:ascii="serif" w:hAnsi="serif" w:eastAsia="serif" w:cs="serif"/>
          <w:b w:val="0"/>
          <w:i w:val="0"/>
          <w:caps w:val="0"/>
          <w:color w:val="333333"/>
          <w:spacing w:val="0"/>
          <w:sz w:val="18"/>
          <w:szCs w:val="18"/>
          <w:shd w:val="clear" w:fill="FFFFFF"/>
        </w:rPr>
        <w:fldChar w:fldCharType="end"/>
      </w:r>
      <w:r>
        <w:rPr>
          <w:rStyle w:val="8"/>
          <w:rFonts w:hint="default" w:ascii="Tahoma" w:hAnsi="Tahoma" w:eastAsia="Tahoma" w:cs="Tahoma"/>
          <w:i w:val="0"/>
          <w:caps w:val="0"/>
          <w:color w:val="333333"/>
          <w:spacing w:val="0"/>
          <w:sz w:val="27"/>
          <w:szCs w:val="27"/>
          <w:shd w:val="clear" w:fill="FFFFFF"/>
        </w:rPr>
        <w:t>”</w:t>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然后后续怎么推导出最大分类间隔请回到本文第一、二部分，此处不重复板书。</w:t>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同时有一点得注意：感知机算法虽然可以通过简单迭代对线性可分数据生成正确分类的超平面，但不是最优效果，那怎样才能得到最优效果呢，就是上文中第一部分所讲的寻找最大分类间隔超平面。此外，Novikoff定理的证明请见</w:t>
      </w:r>
      <w:r>
        <w:rPr>
          <w:rFonts w:hint="default" w:ascii="Arial" w:hAnsi="Arial" w:eastAsia="宋体" w:cs="Arial"/>
          <w:b w:val="0"/>
          <w:i w:val="0"/>
          <w:caps w:val="0"/>
          <w:color w:val="336699"/>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336699"/>
          <w:spacing w:val="0"/>
          <w:kern w:val="0"/>
          <w:sz w:val="21"/>
          <w:szCs w:val="21"/>
          <w:u w:val="none"/>
          <w:shd w:val="clear" w:fill="FFFFFF"/>
          <w:lang w:val="en-US" w:eastAsia="zh-CN" w:bidi="ar"/>
        </w:rPr>
        <w:instrText xml:space="preserve"> HYPERLINK "http://www.cs.columbia.edu/~mcollins/courses/6998-2012/notes/perc.converge.pdf" \t "http://blog.csdn.net/v_july_v/article/details/_blank" </w:instrText>
      </w:r>
      <w:r>
        <w:rPr>
          <w:rFonts w:hint="default" w:ascii="Arial" w:hAnsi="Arial" w:eastAsia="宋体" w:cs="Arial"/>
          <w:b w:val="0"/>
          <w:i w:val="0"/>
          <w:caps w:val="0"/>
          <w:color w:val="336699"/>
          <w:spacing w:val="0"/>
          <w:kern w:val="0"/>
          <w:sz w:val="21"/>
          <w:szCs w:val="21"/>
          <w:u w:val="none"/>
          <w:shd w:val="clear" w:fill="FFFFFF"/>
          <w:lang w:val="en-US" w:eastAsia="zh-CN" w:bidi="ar"/>
        </w:rPr>
        <w:fldChar w:fldCharType="separate"/>
      </w:r>
      <w:r>
        <w:rPr>
          <w:rStyle w:val="10"/>
          <w:rFonts w:hint="default" w:ascii="Arial" w:hAnsi="Arial" w:eastAsia="宋体" w:cs="Arial"/>
          <w:b w:val="0"/>
          <w:i w:val="0"/>
          <w:caps w:val="0"/>
          <w:color w:val="336699"/>
          <w:spacing w:val="0"/>
          <w:sz w:val="21"/>
          <w:szCs w:val="21"/>
          <w:u w:val="none"/>
          <w:shd w:val="clear" w:fill="FFFFFF"/>
        </w:rPr>
        <w:t>这里</w:t>
      </w:r>
      <w:r>
        <w:rPr>
          <w:rFonts w:hint="default" w:ascii="Arial" w:hAnsi="Arial" w:eastAsia="宋体" w:cs="Arial"/>
          <w:b w:val="0"/>
          <w:i w:val="0"/>
          <w:caps w:val="0"/>
          <w:color w:val="336699"/>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pPr>
      <w:bookmarkStart w:id="20" w:name="t23"/>
      <w:bookmarkEnd w:id="20"/>
      <w:r>
        <w:rPr>
          <w:rStyle w:val="9"/>
          <w:rFonts w:hint="default" w:ascii="Comic Sans MS" w:hAnsi="Comic Sans MS" w:eastAsia="Comic Sans MS" w:cs="Comic Sans MS"/>
          <w:i w:val="0"/>
          <w:caps w:val="0"/>
          <w:color w:val="333333"/>
          <w:spacing w:val="0"/>
          <w:shd w:val="clear" w:fill="FFFFFF"/>
        </w:rPr>
        <w:t>3.2</w:t>
      </w:r>
      <w:r>
        <w:rPr>
          <w:rFonts w:hint="default" w:ascii="Comic Sans MS" w:hAnsi="Comic Sans MS" w:eastAsia="Comic Sans MS" w:cs="Comic Sans MS"/>
          <w:i w:val="0"/>
          <w:caps w:val="0"/>
          <w:color w:val="333333"/>
          <w:spacing w:val="0"/>
          <w:shd w:val="clear" w:fill="FFFFFF"/>
        </w:rPr>
        <w:t>、非线性学习器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pPr>
      <w:bookmarkStart w:id="21" w:name="t24"/>
      <w:bookmarkEnd w:id="21"/>
      <w:r>
        <w:rPr>
          <w:rFonts w:hint="default" w:ascii="Arial" w:hAnsi="Arial" w:cs="Arial"/>
          <w:i w:val="0"/>
          <w:caps w:val="0"/>
          <w:color w:val="333333"/>
          <w:spacing w:val="0"/>
          <w:shd w:val="clear" w:fill="FFFFFF"/>
        </w:rPr>
        <w:t>3.2.1、Mercer定理</w:t>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Comic Sans MS" w:hAnsi="Comic Sans MS" w:eastAsia="Comic Sans MS" w:cs="Comic Sans MS"/>
          <w:b w:val="0"/>
          <w:i w:val="0"/>
          <w:caps w:val="0"/>
          <w:color w:val="333333"/>
          <w:spacing w:val="0"/>
          <w:kern w:val="0"/>
          <w:sz w:val="21"/>
          <w:szCs w:val="21"/>
          <w:shd w:val="clear" w:fill="FFFFFF"/>
          <w:lang w:val="en-US" w:eastAsia="zh-CN" w:bidi="ar"/>
        </w:rPr>
        <w:t>    </w:t>
      </w:r>
      <w:r>
        <w:rPr>
          <w:rFonts w:hint="default" w:ascii="Arial" w:hAnsi="Arial" w:eastAsia="宋体" w:cs="Arial"/>
          <w:b w:val="0"/>
          <w:i w:val="0"/>
          <w:caps w:val="0"/>
          <w:color w:val="333333"/>
          <w:spacing w:val="0"/>
          <w:kern w:val="0"/>
          <w:sz w:val="21"/>
          <w:szCs w:val="21"/>
          <w:shd w:val="clear" w:fill="FFFFFF"/>
          <w:lang w:val="en-US" w:eastAsia="zh-CN" w:bidi="ar"/>
        </w:rPr>
        <w:t>Mercer定理</w:t>
      </w:r>
      <w:r>
        <w:rPr>
          <w:rFonts w:hint="default" w:ascii="Comic Sans MS" w:hAnsi="Comic Sans MS" w:eastAsia="Comic Sans MS" w:cs="Comic Sans MS"/>
          <w:b w:val="0"/>
          <w:i w:val="0"/>
          <w:caps w:val="0"/>
          <w:color w:val="333333"/>
          <w:spacing w:val="0"/>
          <w:kern w:val="0"/>
          <w:sz w:val="21"/>
          <w:szCs w:val="21"/>
          <w:shd w:val="clear" w:fill="FFFFFF"/>
          <w:lang w:val="en-US" w:eastAsia="zh-CN" w:bidi="ar"/>
        </w:rPr>
        <w:t> ：如果函数K是</w:t>
      </w:r>
      <w:r>
        <w:rPr>
          <w:rFonts w:hint="default" w:ascii="Comic Sans MS" w:hAnsi="Comic Sans MS" w:eastAsia="Comic Sans MS" w:cs="Comic Sans MS"/>
          <w:b w:val="0"/>
          <w:i w:val="0"/>
          <w:caps w:val="0"/>
          <w:color w:val="333333"/>
          <w:spacing w:val="0"/>
          <w:kern w:val="0"/>
          <w:sz w:val="21"/>
          <w:szCs w:val="21"/>
          <w:shd w:val="clear" w:fill="FFFFFF"/>
          <w:lang w:val="en-US" w:eastAsia="zh-CN" w:bidi="ar"/>
        </w:rPr>
        <w:fldChar w:fldCharType="begin"/>
      </w:r>
      <w:r>
        <w:rPr>
          <w:rFonts w:hint="default" w:ascii="Comic Sans MS" w:hAnsi="Comic Sans MS" w:eastAsia="Comic Sans MS" w:cs="Comic Sans MS"/>
          <w:b w:val="0"/>
          <w:i w:val="0"/>
          <w:caps w:val="0"/>
          <w:color w:val="333333"/>
          <w:spacing w:val="0"/>
          <w:kern w:val="0"/>
          <w:sz w:val="21"/>
          <w:szCs w:val="21"/>
          <w:shd w:val="clear" w:fill="FFFFFF"/>
          <w:lang w:val="en-US" w:eastAsia="zh-CN" w:bidi="ar"/>
        </w:rPr>
        <w:instrText xml:space="preserve">INCLUDEPICTURE \d "http://img.blog.csdn.net/20131114211056687" \* MERGEFORMATINET </w:instrText>
      </w:r>
      <w:r>
        <w:rPr>
          <w:rFonts w:hint="default" w:ascii="Comic Sans MS" w:hAnsi="Comic Sans MS" w:eastAsia="Comic Sans MS" w:cs="Comic Sans MS"/>
          <w:b w:val="0"/>
          <w:i w:val="0"/>
          <w:caps w:val="0"/>
          <w:color w:val="333333"/>
          <w:spacing w:val="0"/>
          <w:kern w:val="0"/>
          <w:sz w:val="21"/>
          <w:szCs w:val="21"/>
          <w:shd w:val="clear" w:fill="FFFFFF"/>
          <w:lang w:val="en-US" w:eastAsia="zh-CN" w:bidi="ar"/>
        </w:rPr>
        <w:fldChar w:fldCharType="separate"/>
      </w:r>
      <w:r>
        <w:rPr>
          <w:rFonts w:hint="default" w:ascii="Comic Sans MS" w:hAnsi="Comic Sans MS" w:eastAsia="Comic Sans MS" w:cs="Comic Sans MS"/>
          <w:b w:val="0"/>
          <w:i w:val="0"/>
          <w:caps w:val="0"/>
          <w:color w:val="333333"/>
          <w:spacing w:val="0"/>
          <w:kern w:val="0"/>
          <w:sz w:val="21"/>
          <w:szCs w:val="21"/>
          <w:shd w:val="clear" w:fill="FFFFFF"/>
          <w:lang w:val="en-US" w:eastAsia="zh-CN" w:bidi="ar"/>
        </w:rPr>
        <w:drawing>
          <wp:inline distT="0" distB="0" distL="114300" distR="114300">
            <wp:extent cx="923925" cy="190500"/>
            <wp:effectExtent l="0" t="0" r="9525" b="0"/>
            <wp:docPr id="105" name="图片 244" descr="IMG_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44" descr="IMG_499"/>
                    <pic:cNvPicPr>
                      <a:picLocks noChangeAspect="1"/>
                    </pic:cNvPicPr>
                  </pic:nvPicPr>
                  <pic:blipFill>
                    <a:blip r:embed="rId288" r:link="rId289"/>
                    <a:stretch>
                      <a:fillRect/>
                    </a:stretch>
                  </pic:blipFill>
                  <pic:spPr>
                    <a:xfrm>
                      <a:off x="0" y="0"/>
                      <a:ext cx="923925" cy="190500"/>
                    </a:xfrm>
                    <a:prstGeom prst="rect">
                      <a:avLst/>
                    </a:prstGeom>
                    <a:noFill/>
                    <a:ln w="9525">
                      <a:noFill/>
                      <a:miter/>
                    </a:ln>
                  </pic:spPr>
                </pic:pic>
              </a:graphicData>
            </a:graphic>
          </wp:inline>
        </w:drawing>
      </w:r>
      <w:r>
        <w:rPr>
          <w:rFonts w:hint="default" w:ascii="Comic Sans MS" w:hAnsi="Comic Sans MS" w:eastAsia="Comic Sans MS" w:cs="Comic Sans MS"/>
          <w:b w:val="0"/>
          <w:i w:val="0"/>
          <w:caps w:val="0"/>
          <w:color w:val="333333"/>
          <w:spacing w:val="0"/>
          <w:kern w:val="0"/>
          <w:sz w:val="21"/>
          <w:szCs w:val="21"/>
          <w:shd w:val="clear" w:fill="FFFFFF"/>
          <w:lang w:val="en-US" w:eastAsia="zh-CN" w:bidi="ar"/>
        </w:rPr>
        <w:fldChar w:fldCharType="end"/>
      </w:r>
      <w:r>
        <w:rPr>
          <w:rFonts w:hint="default" w:ascii="Comic Sans MS" w:hAnsi="Comic Sans MS" w:eastAsia="Comic Sans MS" w:cs="Comic Sans MS"/>
          <w:b w:val="0"/>
          <w:i w:val="0"/>
          <w:caps w:val="0"/>
          <w:color w:val="333333"/>
          <w:spacing w:val="0"/>
          <w:kern w:val="0"/>
          <w:sz w:val="21"/>
          <w:szCs w:val="21"/>
          <w:shd w:val="clear" w:fill="FFFFFF"/>
          <w:lang w:val="en-US" w:eastAsia="zh-CN" w:bidi="ar"/>
        </w:rPr>
        <w:t>上的映射（也就是从两个n维向量映射到实数域）。那么如果K是一个有效核函数（也称为Mercer核函数），那么当且仅当对于训练样例</w:t>
      </w:r>
      <w:r>
        <w:rPr>
          <w:rFonts w:hint="default" w:ascii="Comic Sans MS" w:hAnsi="Comic Sans MS" w:eastAsia="Comic Sans MS" w:cs="Comic Sans MS"/>
          <w:b w:val="0"/>
          <w:i w:val="0"/>
          <w:caps w:val="0"/>
          <w:color w:val="333333"/>
          <w:spacing w:val="0"/>
          <w:kern w:val="0"/>
          <w:sz w:val="21"/>
          <w:szCs w:val="21"/>
          <w:shd w:val="clear" w:fill="FFFFFF"/>
          <w:lang w:val="en-US" w:eastAsia="zh-CN" w:bidi="ar"/>
        </w:rPr>
        <w:fldChar w:fldCharType="begin"/>
      </w:r>
      <w:r>
        <w:rPr>
          <w:rFonts w:hint="default" w:ascii="Comic Sans MS" w:hAnsi="Comic Sans MS" w:eastAsia="Comic Sans MS" w:cs="Comic Sans MS"/>
          <w:b w:val="0"/>
          <w:i w:val="0"/>
          <w:caps w:val="0"/>
          <w:color w:val="333333"/>
          <w:spacing w:val="0"/>
          <w:kern w:val="0"/>
          <w:sz w:val="21"/>
          <w:szCs w:val="21"/>
          <w:shd w:val="clear" w:fill="FFFFFF"/>
          <w:lang w:val="en-US" w:eastAsia="zh-CN" w:bidi="ar"/>
        </w:rPr>
        <w:instrText xml:space="preserve">INCLUDEPICTURE \d "http://img.blog.csdn.net/20131114211111875" \* MERGEFORMATINET </w:instrText>
      </w:r>
      <w:r>
        <w:rPr>
          <w:rFonts w:hint="default" w:ascii="Comic Sans MS" w:hAnsi="Comic Sans MS" w:eastAsia="Comic Sans MS" w:cs="Comic Sans MS"/>
          <w:b w:val="0"/>
          <w:i w:val="0"/>
          <w:caps w:val="0"/>
          <w:color w:val="333333"/>
          <w:spacing w:val="0"/>
          <w:kern w:val="0"/>
          <w:sz w:val="21"/>
          <w:szCs w:val="21"/>
          <w:shd w:val="clear" w:fill="FFFFFF"/>
          <w:lang w:val="en-US" w:eastAsia="zh-CN" w:bidi="ar"/>
        </w:rPr>
        <w:fldChar w:fldCharType="separate"/>
      </w:r>
      <w:r>
        <w:rPr>
          <w:rFonts w:hint="default" w:ascii="Comic Sans MS" w:hAnsi="Comic Sans MS" w:eastAsia="Comic Sans MS" w:cs="Comic Sans MS"/>
          <w:b w:val="0"/>
          <w:i w:val="0"/>
          <w:caps w:val="0"/>
          <w:color w:val="333333"/>
          <w:spacing w:val="0"/>
          <w:kern w:val="0"/>
          <w:sz w:val="21"/>
          <w:szCs w:val="21"/>
          <w:shd w:val="clear" w:fill="FFFFFF"/>
          <w:lang w:val="en-US" w:eastAsia="zh-CN" w:bidi="ar"/>
        </w:rPr>
        <w:drawing>
          <wp:inline distT="0" distB="0" distL="114300" distR="114300">
            <wp:extent cx="1114425" cy="219075"/>
            <wp:effectExtent l="0" t="0" r="9525" b="9525"/>
            <wp:docPr id="103" name="图片 245" descr="IMG_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45" descr="IMG_500"/>
                    <pic:cNvPicPr>
                      <a:picLocks noChangeAspect="1"/>
                    </pic:cNvPicPr>
                  </pic:nvPicPr>
                  <pic:blipFill>
                    <a:blip r:embed="rId290" r:link="rId291"/>
                    <a:stretch>
                      <a:fillRect/>
                    </a:stretch>
                  </pic:blipFill>
                  <pic:spPr>
                    <a:xfrm>
                      <a:off x="0" y="0"/>
                      <a:ext cx="1114425" cy="219075"/>
                    </a:xfrm>
                    <a:prstGeom prst="rect">
                      <a:avLst/>
                    </a:prstGeom>
                    <a:noFill/>
                    <a:ln w="9525">
                      <a:noFill/>
                      <a:miter/>
                    </a:ln>
                  </pic:spPr>
                </pic:pic>
              </a:graphicData>
            </a:graphic>
          </wp:inline>
        </w:drawing>
      </w:r>
      <w:r>
        <w:rPr>
          <w:rFonts w:hint="default" w:ascii="Comic Sans MS" w:hAnsi="Comic Sans MS" w:eastAsia="Comic Sans MS" w:cs="Comic Sans MS"/>
          <w:b w:val="0"/>
          <w:i w:val="0"/>
          <w:caps w:val="0"/>
          <w:color w:val="333333"/>
          <w:spacing w:val="0"/>
          <w:kern w:val="0"/>
          <w:sz w:val="21"/>
          <w:szCs w:val="21"/>
          <w:shd w:val="clear" w:fill="FFFFFF"/>
          <w:lang w:val="en-US" w:eastAsia="zh-CN" w:bidi="ar"/>
        </w:rPr>
        <w:fldChar w:fldCharType="end"/>
      </w:r>
      <w:r>
        <w:rPr>
          <w:rFonts w:hint="default" w:ascii="Comic Sans MS" w:hAnsi="Comic Sans MS" w:eastAsia="Comic Sans MS" w:cs="Comic Sans MS"/>
          <w:b w:val="0"/>
          <w:i w:val="0"/>
          <w:caps w:val="0"/>
          <w:color w:val="333333"/>
          <w:spacing w:val="0"/>
          <w:kern w:val="0"/>
          <w:sz w:val="21"/>
          <w:szCs w:val="21"/>
          <w:shd w:val="clear" w:fill="FFFFFF"/>
          <w:lang w:val="en-US" w:eastAsia="zh-CN" w:bidi="ar"/>
        </w:rPr>
        <w:t>，其相应的核函数矩阵是对称半正定的。 </w:t>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Comic Sans MS" w:hAnsi="Comic Sans MS" w:eastAsia="Comic Sans MS" w:cs="Comic Sans MS"/>
          <w:b w:val="0"/>
          <w:i w:val="0"/>
          <w:caps w:val="0"/>
          <w:color w:val="333333"/>
          <w:spacing w:val="0"/>
          <w:kern w:val="0"/>
          <w:sz w:val="21"/>
          <w:szCs w:val="21"/>
          <w:shd w:val="clear" w:fill="FFFFFF"/>
          <w:lang w:val="en-US" w:eastAsia="zh-CN" w:bidi="ar"/>
        </w:rPr>
        <w:t>    要理解这个</w:t>
      </w:r>
      <w:r>
        <w:rPr>
          <w:rFonts w:hint="default" w:ascii="Arial" w:hAnsi="Arial" w:eastAsia="宋体" w:cs="Arial"/>
          <w:b w:val="0"/>
          <w:i w:val="0"/>
          <w:caps w:val="0"/>
          <w:color w:val="333333"/>
          <w:spacing w:val="0"/>
          <w:kern w:val="0"/>
          <w:sz w:val="21"/>
          <w:szCs w:val="21"/>
          <w:shd w:val="clear" w:fill="FFFFFF"/>
          <w:lang w:val="en-US" w:eastAsia="zh-CN" w:bidi="ar"/>
        </w:rPr>
        <w:t>Mercer</w:t>
      </w:r>
      <w:r>
        <w:rPr>
          <w:rFonts w:hint="default" w:ascii="Comic Sans MS" w:hAnsi="Comic Sans MS" w:eastAsia="Comic Sans MS" w:cs="Comic Sans MS"/>
          <w:b w:val="0"/>
          <w:i w:val="0"/>
          <w:caps w:val="0"/>
          <w:color w:val="333333"/>
          <w:spacing w:val="0"/>
          <w:kern w:val="0"/>
          <w:sz w:val="21"/>
          <w:szCs w:val="21"/>
          <w:shd w:val="clear" w:fill="FFFFFF"/>
          <w:lang w:val="en-US" w:eastAsia="zh-CN" w:bidi="ar"/>
        </w:rPr>
        <w:t>定理，先要了解什么是半正定矩阵，要了解什么是半正定矩阵，先得知道什么是</w:t>
      </w:r>
      <w:r>
        <w:rPr>
          <w:rFonts w:hint="default" w:ascii="Comic Sans MS" w:hAnsi="Comic Sans MS" w:eastAsia="Comic Sans MS" w:cs="Comic Sans MS"/>
          <w:b w:val="0"/>
          <w:i w:val="0"/>
          <w:caps w:val="0"/>
          <w:color w:val="336699"/>
          <w:spacing w:val="0"/>
          <w:kern w:val="0"/>
          <w:sz w:val="21"/>
          <w:szCs w:val="21"/>
          <w:u w:val="none"/>
          <w:shd w:val="clear" w:fill="FFFFFF"/>
          <w:lang w:val="en-US" w:eastAsia="zh-CN" w:bidi="ar"/>
        </w:rPr>
        <w:fldChar w:fldCharType="begin"/>
      </w:r>
      <w:r>
        <w:rPr>
          <w:rFonts w:hint="default" w:ascii="Comic Sans MS" w:hAnsi="Comic Sans MS" w:eastAsia="Comic Sans MS" w:cs="Comic Sans MS"/>
          <w:b w:val="0"/>
          <w:i w:val="0"/>
          <w:caps w:val="0"/>
          <w:color w:val="336699"/>
          <w:spacing w:val="0"/>
          <w:kern w:val="0"/>
          <w:sz w:val="21"/>
          <w:szCs w:val="21"/>
          <w:u w:val="none"/>
          <w:shd w:val="clear" w:fill="FFFFFF"/>
          <w:lang w:val="en-US" w:eastAsia="zh-CN" w:bidi="ar"/>
        </w:rPr>
        <w:instrText xml:space="preserve"> HYPERLINK "http://zh.wikipedia.org/wiki/%E6%AD%A3%E5%AE%9A%E7%9F%A9%E9%98%B5" \t "http://blog.csdn.net/v_july_v/article/details/_blank" </w:instrText>
      </w:r>
      <w:r>
        <w:rPr>
          <w:rFonts w:hint="default" w:ascii="Comic Sans MS" w:hAnsi="Comic Sans MS" w:eastAsia="Comic Sans MS" w:cs="Comic Sans MS"/>
          <w:b w:val="0"/>
          <w:i w:val="0"/>
          <w:caps w:val="0"/>
          <w:color w:val="336699"/>
          <w:spacing w:val="0"/>
          <w:kern w:val="0"/>
          <w:sz w:val="21"/>
          <w:szCs w:val="21"/>
          <w:u w:val="none"/>
          <w:shd w:val="clear" w:fill="FFFFFF"/>
          <w:lang w:val="en-US" w:eastAsia="zh-CN" w:bidi="ar"/>
        </w:rPr>
        <w:fldChar w:fldCharType="separate"/>
      </w:r>
      <w:r>
        <w:rPr>
          <w:rStyle w:val="10"/>
          <w:rFonts w:hint="default" w:ascii="Comic Sans MS" w:hAnsi="Comic Sans MS" w:eastAsia="Comic Sans MS" w:cs="Comic Sans MS"/>
          <w:b w:val="0"/>
          <w:i w:val="0"/>
          <w:caps w:val="0"/>
          <w:color w:val="336699"/>
          <w:spacing w:val="0"/>
          <w:sz w:val="21"/>
          <w:szCs w:val="21"/>
          <w:u w:val="none"/>
          <w:shd w:val="clear" w:fill="FFFFFF"/>
        </w:rPr>
        <w:t>正定矩阵</w:t>
      </w:r>
      <w:r>
        <w:rPr>
          <w:rFonts w:hint="default" w:ascii="Comic Sans MS" w:hAnsi="Comic Sans MS" w:eastAsia="Comic Sans MS" w:cs="Comic Sans MS"/>
          <w:b w:val="0"/>
          <w:i w:val="0"/>
          <w:caps w:val="0"/>
          <w:color w:val="336699"/>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w:t>
      </w:r>
      <w:r>
        <w:rPr>
          <w:rFonts w:hint="default" w:ascii="Arial" w:hAnsi="Arial" w:eastAsia="宋体" w:cs="Arial"/>
          <w:b w:val="0"/>
          <w:i w:val="0"/>
          <w:caps w:val="0"/>
          <w:color w:val="333333"/>
          <w:spacing w:val="0"/>
          <w:kern w:val="0"/>
          <w:sz w:val="18"/>
          <w:szCs w:val="18"/>
          <w:shd w:val="clear" w:fill="FFFFFF"/>
          <w:lang w:val="en-US" w:eastAsia="zh-CN" w:bidi="ar"/>
        </w:rPr>
        <w:t>矩阵理论“博大精深”，我自己也未能彻底理清，等我理清了再续写此节，顺便推荐我正在看的一本《矩阵分析与应用》</w:t>
      </w:r>
      <w:r>
        <w:rPr>
          <w:rFonts w:hint="default" w:ascii="Arial" w:hAnsi="Arial" w:eastAsia="宋体" w:cs="Arial"/>
          <w:b w:val="0"/>
          <w:i w:val="0"/>
          <w:caps w:val="0"/>
          <w:color w:val="333333"/>
          <w:spacing w:val="0"/>
          <w:kern w:val="0"/>
          <w:sz w:val="21"/>
          <w:szCs w:val="21"/>
          <w:shd w:val="clear" w:fill="FFFFFF"/>
          <w:lang w:val="en-US" w:eastAsia="zh-CN" w:bidi="ar"/>
        </w:rPr>
        <w:t>）</w:t>
      </w:r>
      <w:r>
        <w:rPr>
          <w:rFonts w:hint="default" w:ascii="Comic Sans MS" w:hAnsi="Comic Sans MS" w:eastAsia="Comic Sans MS" w:cs="Comic Sans MS"/>
          <w:b w:val="0"/>
          <w:i w:val="0"/>
          <w:caps w:val="0"/>
          <w:color w:val="333333"/>
          <w:spacing w:val="0"/>
          <w:kern w:val="0"/>
          <w:sz w:val="21"/>
          <w:szCs w:val="21"/>
          <w:shd w:val="clear" w:fill="FFFFFF"/>
          <w:lang w:val="en-US" w:eastAsia="zh-CN" w:bidi="ar"/>
        </w:rPr>
        <w:t>。然后</w:t>
      </w:r>
      <w:r>
        <w:rPr>
          <w:rFonts w:hint="default" w:ascii="Comic Sans MS" w:hAnsi="Comic Sans MS" w:eastAsia="Comic Sans MS" w:cs="Comic Sans MS"/>
          <w:b w:val="0"/>
          <w:i w:val="0"/>
          <w:caps w:val="0"/>
          <w:color w:val="336699"/>
          <w:spacing w:val="0"/>
          <w:kern w:val="0"/>
          <w:sz w:val="21"/>
          <w:szCs w:val="21"/>
          <w:u w:val="none"/>
          <w:shd w:val="clear" w:fill="FFFFFF"/>
          <w:lang w:val="en-US" w:eastAsia="zh-CN" w:bidi="ar"/>
        </w:rPr>
        <w:fldChar w:fldCharType="begin"/>
      </w:r>
      <w:r>
        <w:rPr>
          <w:rFonts w:hint="default" w:ascii="Comic Sans MS" w:hAnsi="Comic Sans MS" w:eastAsia="Comic Sans MS" w:cs="Comic Sans MS"/>
          <w:b w:val="0"/>
          <w:i w:val="0"/>
          <w:caps w:val="0"/>
          <w:color w:val="336699"/>
          <w:spacing w:val="0"/>
          <w:kern w:val="0"/>
          <w:sz w:val="21"/>
          <w:szCs w:val="21"/>
          <w:u w:val="none"/>
          <w:shd w:val="clear" w:fill="FFFFFF"/>
          <w:lang w:val="en-US" w:eastAsia="zh-CN" w:bidi="ar"/>
        </w:rPr>
        <w:instrText xml:space="preserve"> HYPERLINK "http://ftp136343.host106.web522.com/a/biancheng/matlab/2013/0120/648.html" \t "http://blog.csdn.net/v_july_v/article/details/_blank" </w:instrText>
      </w:r>
      <w:r>
        <w:rPr>
          <w:rFonts w:hint="default" w:ascii="Comic Sans MS" w:hAnsi="Comic Sans MS" w:eastAsia="Comic Sans MS" w:cs="Comic Sans MS"/>
          <w:b w:val="0"/>
          <w:i w:val="0"/>
          <w:caps w:val="0"/>
          <w:color w:val="336699"/>
          <w:spacing w:val="0"/>
          <w:kern w:val="0"/>
          <w:sz w:val="21"/>
          <w:szCs w:val="21"/>
          <w:u w:val="none"/>
          <w:shd w:val="clear" w:fill="FFFFFF"/>
          <w:lang w:val="en-US" w:eastAsia="zh-CN" w:bidi="ar"/>
        </w:rPr>
        <w:fldChar w:fldCharType="separate"/>
      </w:r>
      <w:r>
        <w:rPr>
          <w:rStyle w:val="10"/>
          <w:rFonts w:hint="default" w:ascii="Comic Sans MS" w:hAnsi="Comic Sans MS" w:eastAsia="Comic Sans MS" w:cs="Comic Sans MS"/>
          <w:b w:val="0"/>
          <w:i w:val="0"/>
          <w:caps w:val="0"/>
          <w:color w:val="336699"/>
          <w:spacing w:val="0"/>
          <w:sz w:val="21"/>
          <w:szCs w:val="21"/>
          <w:u w:val="none"/>
          <w:shd w:val="clear" w:fill="FFFFFF"/>
        </w:rPr>
        <w:t>这里</w:t>
      </w:r>
      <w:r>
        <w:rPr>
          <w:rFonts w:hint="default" w:ascii="Comic Sans MS" w:hAnsi="Comic Sans MS" w:eastAsia="Comic Sans MS" w:cs="Comic Sans MS"/>
          <w:b w:val="0"/>
          <w:i w:val="0"/>
          <w:caps w:val="0"/>
          <w:color w:val="336699"/>
          <w:spacing w:val="0"/>
          <w:kern w:val="0"/>
          <w:sz w:val="21"/>
          <w:szCs w:val="21"/>
          <w:u w:val="none"/>
          <w:shd w:val="clear" w:fill="FFFFFF"/>
          <w:lang w:val="en-US" w:eastAsia="zh-CN" w:bidi="ar"/>
        </w:rPr>
        <w:fldChar w:fldCharType="end"/>
      </w:r>
      <w:r>
        <w:rPr>
          <w:rFonts w:hint="default" w:ascii="Comic Sans MS" w:hAnsi="Comic Sans MS" w:eastAsia="Comic Sans MS" w:cs="Comic Sans MS"/>
          <w:b w:val="0"/>
          <w:i w:val="0"/>
          <w:caps w:val="0"/>
          <w:color w:val="333333"/>
          <w:spacing w:val="0"/>
          <w:kern w:val="0"/>
          <w:sz w:val="21"/>
          <w:szCs w:val="21"/>
          <w:shd w:val="clear" w:fill="FFFFFF"/>
          <w:lang w:val="en-US" w:eastAsia="zh-CN" w:bidi="ar"/>
        </w:rPr>
        <w:t>有一个此定理的证明，可以看下。</w:t>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Comic Sans MS" w:hAnsi="Comic Sans MS" w:eastAsia="Comic Sans MS" w:cs="Comic Sans MS"/>
          <w:b w:val="0"/>
          <w:i w:val="0"/>
          <w:caps w:val="0"/>
          <w:color w:val="333333"/>
          <w:spacing w:val="0"/>
          <w:kern w:val="0"/>
          <w:sz w:val="21"/>
          <w:szCs w:val="21"/>
          <w:shd w:val="clear" w:fill="FFFFFF"/>
          <w:lang w:val="en-US" w:eastAsia="zh-CN" w:bidi="ar"/>
        </w:rPr>
        <w:t>    正如@Copper_PKU所说：核函数在SVM的分类效果中起了重要的作用，最后</w:t>
      </w:r>
      <w:r>
        <w:rPr>
          <w:rFonts w:hint="default" w:ascii="Comic Sans MS" w:hAnsi="Comic Sans MS" w:eastAsia="Comic Sans MS" w:cs="Comic Sans MS"/>
          <w:b w:val="0"/>
          <w:i w:val="0"/>
          <w:caps w:val="0"/>
          <w:color w:val="336699"/>
          <w:spacing w:val="0"/>
          <w:kern w:val="0"/>
          <w:sz w:val="21"/>
          <w:szCs w:val="21"/>
          <w:u w:val="none"/>
          <w:shd w:val="clear" w:fill="FFFFFF"/>
          <w:lang w:val="en-US" w:eastAsia="zh-CN" w:bidi="ar"/>
        </w:rPr>
        <w:fldChar w:fldCharType="begin"/>
      </w:r>
      <w:r>
        <w:rPr>
          <w:rFonts w:hint="default" w:ascii="Comic Sans MS" w:hAnsi="Comic Sans MS" w:eastAsia="Comic Sans MS" w:cs="Comic Sans MS"/>
          <w:b w:val="0"/>
          <w:i w:val="0"/>
          <w:caps w:val="0"/>
          <w:color w:val="336699"/>
          <w:spacing w:val="0"/>
          <w:kern w:val="0"/>
          <w:sz w:val="21"/>
          <w:szCs w:val="21"/>
          <w:u w:val="none"/>
          <w:shd w:val="clear" w:fill="FFFFFF"/>
          <w:lang w:val="en-US" w:eastAsia="zh-CN" w:bidi="ar"/>
        </w:rPr>
        <w:instrText xml:space="preserve"> HYPERLINK "http://www.cs.berkeley.edu/~bartlett/courses/281b-sp08/7.pdf" \t "http://blog.csdn.net/v_july_v/article/details/_blank" </w:instrText>
      </w:r>
      <w:r>
        <w:rPr>
          <w:rFonts w:hint="default" w:ascii="Comic Sans MS" w:hAnsi="Comic Sans MS" w:eastAsia="Comic Sans MS" w:cs="Comic Sans MS"/>
          <w:b w:val="0"/>
          <w:i w:val="0"/>
          <w:caps w:val="0"/>
          <w:color w:val="336699"/>
          <w:spacing w:val="0"/>
          <w:kern w:val="0"/>
          <w:sz w:val="21"/>
          <w:szCs w:val="21"/>
          <w:u w:val="none"/>
          <w:shd w:val="clear" w:fill="FFFFFF"/>
          <w:lang w:val="en-US" w:eastAsia="zh-CN" w:bidi="ar"/>
        </w:rPr>
        <w:fldChar w:fldCharType="separate"/>
      </w:r>
      <w:r>
        <w:rPr>
          <w:rStyle w:val="10"/>
          <w:rFonts w:hint="default" w:ascii="Comic Sans MS" w:hAnsi="Comic Sans MS" w:eastAsia="Comic Sans MS" w:cs="Comic Sans MS"/>
          <w:b w:val="0"/>
          <w:i w:val="0"/>
          <w:caps w:val="0"/>
          <w:color w:val="336699"/>
          <w:spacing w:val="0"/>
          <w:sz w:val="21"/>
          <w:szCs w:val="21"/>
          <w:u w:val="none"/>
          <w:shd w:val="clear" w:fill="FFFFFF"/>
        </w:rPr>
        <w:t>这里</w:t>
      </w:r>
      <w:r>
        <w:rPr>
          <w:rFonts w:hint="default" w:ascii="Comic Sans MS" w:hAnsi="Comic Sans MS" w:eastAsia="Comic Sans MS" w:cs="Comic Sans MS"/>
          <w:b w:val="0"/>
          <w:i w:val="0"/>
          <w:caps w:val="0"/>
          <w:color w:val="336699"/>
          <w:spacing w:val="0"/>
          <w:kern w:val="0"/>
          <w:sz w:val="21"/>
          <w:szCs w:val="21"/>
          <w:u w:val="none"/>
          <w:shd w:val="clear" w:fill="FFFFFF"/>
          <w:lang w:val="en-US" w:eastAsia="zh-CN" w:bidi="ar"/>
        </w:rPr>
        <w:fldChar w:fldCharType="end"/>
      </w:r>
      <w:r>
        <w:rPr>
          <w:rFonts w:hint="default" w:ascii="Comic Sans MS" w:hAnsi="Comic Sans MS" w:eastAsia="Comic Sans MS" w:cs="Comic Sans MS"/>
          <w:b w:val="0"/>
          <w:i w:val="0"/>
          <w:caps w:val="0"/>
          <w:color w:val="333333"/>
          <w:spacing w:val="0"/>
          <w:kern w:val="0"/>
          <w:sz w:val="21"/>
          <w:szCs w:val="21"/>
          <w:shd w:val="clear" w:fill="FFFFFF"/>
          <w:lang w:val="en-US" w:eastAsia="zh-CN" w:bidi="ar"/>
        </w:rPr>
        <w:t>有个tutorial可以看看。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i w:val="0"/>
          <w:caps w:val="0"/>
          <w:color w:val="333333"/>
          <w:spacing w:val="0"/>
        </w:rPr>
      </w:pPr>
      <w:bookmarkStart w:id="22" w:name="t25"/>
      <w:bookmarkEnd w:id="22"/>
      <w:r>
        <w:rPr>
          <w:rStyle w:val="9"/>
          <w:rFonts w:hint="default" w:ascii="Comic Sans MS" w:hAnsi="Comic Sans MS" w:eastAsia="Comic Sans MS" w:cs="Comic Sans MS"/>
          <w:i w:val="0"/>
          <w:caps w:val="0"/>
          <w:color w:val="333333"/>
          <w:spacing w:val="0"/>
          <w:shd w:val="clear" w:fill="FFFFFF"/>
        </w:rPr>
        <w:t>3.3</w:t>
      </w:r>
      <w:r>
        <w:rPr>
          <w:rFonts w:hint="default" w:ascii="Arial" w:hAnsi="Arial" w:cs="Arial"/>
          <w:i w:val="0"/>
          <w:caps w:val="0"/>
          <w:color w:val="333333"/>
          <w:spacing w:val="0"/>
          <w:shd w:val="clear" w:fill="FFFFFF"/>
        </w:rPr>
        <w:t>、损失函数</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在本文1.0节有这么一句话“</w:t>
      </w:r>
      <w:r>
        <w:rPr>
          <w:rFonts w:hint="default" w:ascii="Arial" w:hAnsi="Arial" w:cs="Arial"/>
          <w:b w:val="0"/>
          <w:i w:val="0"/>
          <w:caps w:val="0"/>
          <w:color w:val="333333"/>
          <w:spacing w:val="0"/>
          <w:sz w:val="18"/>
          <w:szCs w:val="18"/>
          <w:shd w:val="clear" w:fill="FFFFFF"/>
        </w:rPr>
        <w:t>支持向量机(SVM)是90年代中期发展起来的基于统计学习理论的一种</w:t>
      </w:r>
      <w:r>
        <w:rPr>
          <w:rFonts w:hint="default" w:ascii="Arial" w:hAnsi="Arial" w:cs="Arial"/>
          <w:b/>
          <w:i w:val="0"/>
          <w:caps w:val="0"/>
          <w:color w:val="DF3434"/>
          <w:spacing w:val="0"/>
          <w:sz w:val="18"/>
          <w:szCs w:val="18"/>
          <w:u w:val="none"/>
          <w:shd w:val="clear" w:fill="FFFFFF"/>
        </w:rPr>
        <w:fldChar w:fldCharType="begin"/>
      </w:r>
      <w:r>
        <w:rPr>
          <w:rFonts w:hint="default" w:ascii="Arial" w:hAnsi="Arial" w:cs="Arial"/>
          <w:b/>
          <w:i w:val="0"/>
          <w:caps w:val="0"/>
          <w:color w:val="DF3434"/>
          <w:spacing w:val="0"/>
          <w:sz w:val="18"/>
          <w:szCs w:val="18"/>
          <w:u w:val="none"/>
          <w:shd w:val="clear" w:fill="FFFFFF"/>
        </w:rPr>
        <w:instrText xml:space="preserve"> HYPERLINK "http://lib.csdn.net/base/2" \o "机器学习知识库" \t "http://blog.csdn.net/v_july_v/article/details/_blank" </w:instrText>
      </w:r>
      <w:r>
        <w:rPr>
          <w:rFonts w:hint="default" w:ascii="Arial" w:hAnsi="Arial" w:cs="Arial"/>
          <w:b/>
          <w:i w:val="0"/>
          <w:caps w:val="0"/>
          <w:color w:val="DF3434"/>
          <w:spacing w:val="0"/>
          <w:sz w:val="18"/>
          <w:szCs w:val="18"/>
          <w:u w:val="none"/>
          <w:shd w:val="clear" w:fill="FFFFFF"/>
        </w:rPr>
        <w:fldChar w:fldCharType="separate"/>
      </w:r>
      <w:r>
        <w:rPr>
          <w:rStyle w:val="10"/>
          <w:rFonts w:hint="default" w:ascii="Arial" w:hAnsi="Arial" w:cs="Arial"/>
          <w:b/>
          <w:i w:val="0"/>
          <w:caps w:val="0"/>
          <w:color w:val="DF3434"/>
          <w:spacing w:val="0"/>
          <w:sz w:val="18"/>
          <w:szCs w:val="18"/>
          <w:u w:val="none"/>
          <w:shd w:val="clear" w:fill="FFFFFF"/>
        </w:rPr>
        <w:t>机器学习</w:t>
      </w:r>
      <w:r>
        <w:rPr>
          <w:rFonts w:hint="default" w:ascii="Arial" w:hAnsi="Arial" w:cs="Arial"/>
          <w:b/>
          <w:i w:val="0"/>
          <w:caps w:val="0"/>
          <w:color w:val="DF3434"/>
          <w:spacing w:val="0"/>
          <w:sz w:val="18"/>
          <w:szCs w:val="18"/>
          <w:u w:val="none"/>
          <w:shd w:val="clear" w:fill="FFFFFF"/>
        </w:rPr>
        <w:fldChar w:fldCharType="end"/>
      </w:r>
      <w:r>
        <w:rPr>
          <w:rFonts w:hint="default" w:ascii="Arial" w:hAnsi="Arial" w:cs="Arial"/>
          <w:b w:val="0"/>
          <w:i w:val="0"/>
          <w:caps w:val="0"/>
          <w:color w:val="333333"/>
          <w:spacing w:val="0"/>
          <w:sz w:val="18"/>
          <w:szCs w:val="18"/>
          <w:shd w:val="clear" w:fill="FFFFFF"/>
        </w:rPr>
        <w:t>方法，通过寻求结构化风险最小来提高学习机泛化能力，实现经验风险和置信范围的最小化，从而达到在统计样本量较少的情况下，亦能获得良好统计规律的目的</w:t>
      </w:r>
      <w:r>
        <w:rPr>
          <w:rFonts w:hint="default" w:ascii="Arial" w:hAnsi="Arial" w:cs="Arial"/>
          <w:b w:val="0"/>
          <w:i w:val="0"/>
          <w:caps w:val="0"/>
          <w:color w:val="333333"/>
          <w:spacing w:val="0"/>
          <w:sz w:val="21"/>
          <w:szCs w:val="21"/>
          <w:shd w:val="clear" w:fill="FFFFFF"/>
        </w:rPr>
        <w:t>。”但初次看到的读者可能并不了解什么是结构化风险，什么又是经验风险。要了解这两个所谓的“风险”，还得又从监督学习说起。</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监督学习实际上就是一个经验风险或者结构风险函数的最优化问题。风险函数度量平均意义下模型预测的好坏，模型每一次预测的好坏用损失函数来度量。它从假设空间F中选择模型f作为决策函数，对于给定的输入X，由f(X)给出相应的输出Y，这个输出的预测值f(X)与真实值Y可能一致也可能不一致，用一个损失函数来度量预测错误的程度。损失函数记为L(Y, f(X))。</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常用的损失函数有以下几种（基本引用自《统计学习方法》）：</w:t>
      </w:r>
    </w:p>
    <w:p>
      <w:pPr>
        <w:pStyle w:val="6"/>
        <w:keepNext w:val="0"/>
        <w:keepLines w:val="0"/>
        <w:widowControl/>
        <w:suppressLineNumbers w:val="0"/>
        <w:spacing w:line="390" w:lineRule="atLeast"/>
        <w:ind w:left="720" w:right="720"/>
        <w:jc w:val="left"/>
      </w:pPr>
      <w:r>
        <w:rPr>
          <w:rFonts w:hint="default" w:ascii="Arial" w:hAnsi="Arial" w:eastAsia="宋体" w:cs="Arial"/>
          <w:b w:val="0"/>
          <w:i w:val="0"/>
          <w:caps w:val="0"/>
          <w:color w:val="333333"/>
          <w:spacing w:val="0"/>
          <w:sz w:val="21"/>
          <w:szCs w:val="21"/>
          <w:shd w:val="clear" w:fill="FFFFFF"/>
        </w:rPr>
        <w:fldChar w:fldCharType="begin"/>
      </w:r>
      <w:r>
        <w:rPr>
          <w:rFonts w:hint="default" w:ascii="Arial" w:hAnsi="Arial" w:eastAsia="宋体" w:cs="Arial"/>
          <w:b w:val="0"/>
          <w:i w:val="0"/>
          <w:caps w:val="0"/>
          <w:color w:val="333333"/>
          <w:spacing w:val="0"/>
          <w:sz w:val="21"/>
          <w:szCs w:val="21"/>
          <w:shd w:val="clear" w:fill="FFFFFF"/>
        </w:rPr>
        <w:instrText xml:space="preserve">INCLUDEPICTURE \d "http://img.blog.csdn.net/20131119171556593" \* MERGEFORMATINET </w:instrText>
      </w:r>
      <w:r>
        <w:rPr>
          <w:rFonts w:hint="default" w:ascii="Arial" w:hAnsi="Arial" w:eastAsia="宋体" w:cs="Arial"/>
          <w:b w:val="0"/>
          <w:i w:val="0"/>
          <w:caps w:val="0"/>
          <w:color w:val="333333"/>
          <w:spacing w:val="0"/>
          <w:sz w:val="21"/>
          <w:szCs w:val="21"/>
          <w:shd w:val="clear" w:fill="FFFFFF"/>
        </w:rPr>
        <w:fldChar w:fldCharType="separate"/>
      </w:r>
      <w:r>
        <w:rPr>
          <w:rFonts w:hint="default" w:ascii="Arial" w:hAnsi="Arial" w:eastAsia="宋体" w:cs="Arial"/>
          <w:b w:val="0"/>
          <w:i w:val="0"/>
          <w:caps w:val="0"/>
          <w:color w:val="333333"/>
          <w:spacing w:val="0"/>
          <w:sz w:val="21"/>
          <w:szCs w:val="21"/>
          <w:shd w:val="clear" w:fill="FFFFFF"/>
        </w:rPr>
        <w:drawing>
          <wp:inline distT="0" distB="0" distL="114300" distR="114300">
            <wp:extent cx="4011295" cy="3366135"/>
            <wp:effectExtent l="0" t="0" r="8255" b="5715"/>
            <wp:docPr id="101" name="图片 246" descr="IMG_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46" descr="IMG_501"/>
                    <pic:cNvPicPr>
                      <a:picLocks noChangeAspect="1"/>
                    </pic:cNvPicPr>
                  </pic:nvPicPr>
                  <pic:blipFill>
                    <a:blip r:embed="rId292" r:link="rId293"/>
                    <a:stretch>
                      <a:fillRect/>
                    </a:stretch>
                  </pic:blipFill>
                  <pic:spPr>
                    <a:xfrm>
                      <a:off x="0" y="0"/>
                      <a:ext cx="4011295" cy="336613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sz w:val="21"/>
          <w:szCs w:val="21"/>
          <w:shd w:val="clear" w:fill="FFFFFF"/>
        </w:rPr>
        <w:fldChar w:fldCharType="end"/>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"http://img.blog.csdn.net/20131119171613656"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5372100" cy="4200525"/>
            <wp:effectExtent l="0" t="0" r="0" b="9525"/>
            <wp:docPr id="100" name="图片 247" descr="IMG_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47" descr="IMG_502"/>
                    <pic:cNvPicPr>
                      <a:picLocks noChangeAspect="1"/>
                    </pic:cNvPicPr>
                  </pic:nvPicPr>
                  <pic:blipFill>
                    <a:blip r:embed="rId294" r:link="rId295"/>
                    <a:stretch>
                      <a:fillRect/>
                    </a:stretch>
                  </pic:blipFill>
                  <pic:spPr>
                    <a:xfrm>
                      <a:off x="0" y="0"/>
                      <a:ext cx="5372100" cy="4200525"/>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如此，SVM有第二种理解，即最优化+损失最小，或如@夏粉_百度所说“可从损失函数和优化算法角度看SVM，boosting，LR等算法，可能会有不同收获”。</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OK，关于更多统计学习方法的问题，请参看</w:t>
      </w:r>
      <w:r>
        <w:rPr>
          <w:rFonts w:hint="default" w:ascii="Arial" w:hAnsi="Arial" w:cs="Arial"/>
          <w:b w:val="0"/>
          <w:i w:val="0"/>
          <w:caps w:val="0"/>
          <w:color w:val="336699"/>
          <w:spacing w:val="0"/>
          <w:sz w:val="21"/>
          <w:szCs w:val="21"/>
          <w:u w:val="none"/>
          <w:shd w:val="clear" w:fill="FFFFFF"/>
        </w:rPr>
        <w:fldChar w:fldCharType="begin"/>
      </w:r>
      <w:r>
        <w:rPr>
          <w:rFonts w:hint="default" w:ascii="Arial" w:hAnsi="Arial" w:cs="Arial"/>
          <w:b w:val="0"/>
          <w:i w:val="0"/>
          <w:caps w:val="0"/>
          <w:color w:val="336699"/>
          <w:spacing w:val="0"/>
          <w:sz w:val="21"/>
          <w:szCs w:val="21"/>
          <w:u w:val="none"/>
          <w:shd w:val="clear" w:fill="FFFFFF"/>
        </w:rPr>
        <w:instrText xml:space="preserve"> HYPERLINK "http://blog.csdn.net/qll125596718/article/details/8351337" \t "http://blog.csdn.net/v_july_v/article/details/_blank" </w:instrText>
      </w:r>
      <w:r>
        <w:rPr>
          <w:rFonts w:hint="default" w:ascii="Arial" w:hAnsi="Arial" w:cs="Arial"/>
          <w:b w:val="0"/>
          <w:i w:val="0"/>
          <w:caps w:val="0"/>
          <w:color w:val="336699"/>
          <w:spacing w:val="0"/>
          <w:sz w:val="21"/>
          <w:szCs w:val="21"/>
          <w:u w:val="none"/>
          <w:shd w:val="clear" w:fill="FFFFFF"/>
        </w:rPr>
        <w:fldChar w:fldCharType="separate"/>
      </w:r>
      <w:r>
        <w:rPr>
          <w:rStyle w:val="10"/>
          <w:rFonts w:hint="default" w:ascii="Arial" w:hAnsi="Arial" w:cs="Arial"/>
          <w:b w:val="0"/>
          <w:i w:val="0"/>
          <w:caps w:val="0"/>
          <w:color w:val="336699"/>
          <w:spacing w:val="0"/>
          <w:sz w:val="21"/>
          <w:szCs w:val="21"/>
          <w:u w:val="none"/>
          <w:shd w:val="clear" w:fill="FFFFFF"/>
        </w:rPr>
        <w:t>此文</w:t>
      </w:r>
      <w:r>
        <w:rPr>
          <w:rFonts w:hint="default" w:ascii="Arial" w:hAnsi="Arial" w:cs="Arial"/>
          <w:b w:val="0"/>
          <w:i w:val="0"/>
          <w:caps w:val="0"/>
          <w:color w:val="336699"/>
          <w:spacing w:val="0"/>
          <w:sz w:val="21"/>
          <w:szCs w:val="21"/>
          <w:u w:val="none"/>
          <w:shd w:val="clear" w:fill="FFFFFF"/>
        </w:rPr>
        <w:fldChar w:fldCharType="end"/>
      </w:r>
      <w:r>
        <w:rPr>
          <w:rFonts w:hint="default" w:ascii="Arial" w:hAnsi="Arial" w:cs="Arial"/>
          <w:b w:val="0"/>
          <w:i w:val="0"/>
          <w:caps w:val="0"/>
          <w:color w:val="333333"/>
          <w:spacing w:val="0"/>
          <w:sz w:val="21"/>
          <w:szCs w:val="21"/>
          <w:shd w:val="clear" w:fill="FFFFFF"/>
        </w:rPr>
        <w:t>。</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关于损失函数，如下文读者评论中所述：可以看看张潼的这篇《Statistical behavior and consistency of classification methods based on convex risk minimization》。各种算法中常用的损失函数基本都具有fisher一致性，优化这些损失函数得到的分类器可以看作是后验概率的“代理”。此外，张潼还有另外一篇论文《Statistical analysis of some multi-category large margin classification methods》，在多分类情况下margin loss的分析，这两篇对Boosting和SVM使用的损失函数分析的很透彻。</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i w:val="0"/>
          <w:caps w:val="0"/>
          <w:color w:val="333333"/>
          <w:spacing w:val="0"/>
        </w:rPr>
      </w:pPr>
      <w:bookmarkStart w:id="23" w:name="t26"/>
      <w:bookmarkEnd w:id="23"/>
      <w:r>
        <w:rPr>
          <w:rStyle w:val="9"/>
          <w:rFonts w:hint="default" w:ascii="Comic Sans MS" w:hAnsi="Comic Sans MS" w:eastAsia="Comic Sans MS" w:cs="Comic Sans MS"/>
          <w:i w:val="0"/>
          <w:caps w:val="0"/>
          <w:color w:val="333333"/>
          <w:spacing w:val="0"/>
          <w:shd w:val="clear" w:fill="FFFFFF"/>
        </w:rPr>
        <w:t>3.4</w:t>
      </w:r>
      <w:r>
        <w:rPr>
          <w:rFonts w:hint="default" w:ascii="Arial" w:hAnsi="Arial" w:cs="Arial"/>
          <w:i w:val="0"/>
          <w:caps w:val="0"/>
          <w:color w:val="333333"/>
          <w:spacing w:val="0"/>
          <w:shd w:val="clear" w:fill="FFFFFF"/>
        </w:rPr>
        <w:t>、最小二乘法</w:t>
      </w:r>
    </w:p>
    <w:p>
      <w:pPr>
        <w:pStyle w:val="5"/>
        <w:keepNext w:val="0"/>
        <w:keepLines w:val="0"/>
        <w:widowControl/>
        <w:suppressLineNumbers w:val="0"/>
        <w:shd w:val="clear" w:fill="FFFFFF"/>
        <w:spacing w:line="390" w:lineRule="atLeast"/>
        <w:ind w:left="0" w:firstLine="0"/>
        <w:jc w:val="left"/>
        <w:rPr>
          <w:rFonts w:hint="default" w:ascii="Arial" w:hAnsi="Arial" w:cs="Arial"/>
          <w:i w:val="0"/>
          <w:caps w:val="0"/>
          <w:color w:val="333333"/>
          <w:spacing w:val="0"/>
        </w:rPr>
      </w:pPr>
      <w:bookmarkStart w:id="24" w:name="t27"/>
      <w:bookmarkEnd w:id="24"/>
      <w:r>
        <w:rPr>
          <w:rFonts w:hint="default" w:ascii="Comic Sans MS" w:hAnsi="Comic Sans MS" w:eastAsia="Comic Sans MS" w:cs="Comic Sans MS"/>
          <w:i w:val="0"/>
          <w:caps w:val="0"/>
          <w:color w:val="333333"/>
          <w:spacing w:val="0"/>
          <w:shd w:val="clear" w:fill="FFFFFF"/>
        </w:rPr>
        <w:t>3.4.1、什么是最小二乘法？</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Comic Sans MS" w:hAnsi="Comic Sans MS" w:eastAsia="Comic Sans MS" w:cs="Comic Sans MS"/>
          <w:b w:val="0"/>
          <w:i w:val="0"/>
          <w:caps w:val="0"/>
          <w:color w:val="333333"/>
          <w:spacing w:val="0"/>
          <w:sz w:val="21"/>
          <w:szCs w:val="21"/>
          <w:shd w:val="clear" w:fill="FFFFFF"/>
        </w:rPr>
        <w:t>    既然本节开始之前提到了最小二乘法，那么下面引用《正态分布的前世今生》里的内容稍微简单阐述下。</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Comic Sans MS" w:hAnsi="Comic Sans MS" w:eastAsia="Comic Sans MS" w:cs="Comic Sans MS"/>
          <w:b w:val="0"/>
          <w:i w:val="0"/>
          <w:caps w:val="0"/>
          <w:color w:val="333333"/>
          <w:spacing w:val="0"/>
          <w:sz w:val="21"/>
          <w:szCs w:val="21"/>
          <w:shd w:val="clear" w:fill="FFFFFF"/>
        </w:rPr>
        <w:t>    我们口头中经常说：一般来说，平均来说。如平均来说，不吸烟的健康优于吸烟者，之所以要加“平均”二字，是因为凡事皆有例外，总存在某个特别的人他吸烟但由于经常锻炼所以他的健康状况可能会优于他身边不吸烟的朋友。而最小二乘法的一个最简单的例子便是算术平均。</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Comic Sans MS" w:hAnsi="Comic Sans MS" w:eastAsia="Comic Sans MS" w:cs="Comic Sans MS"/>
          <w:b w:val="0"/>
          <w:i w:val="0"/>
          <w:caps w:val="0"/>
          <w:color w:val="333333"/>
          <w:spacing w:val="0"/>
          <w:sz w:val="21"/>
          <w:szCs w:val="21"/>
          <w:shd w:val="clear" w:fill="FFFFFF"/>
        </w:rPr>
        <w:t>    最小二乘法（又称最小平方法）是一种数学优化技术。它通过最小化误差的平方和寻找数据的最佳函数匹配。利用最小二乘法可以简便地求得未知的数据，并使得这些求得的数据与实际数据之间误差的平方和为最小。用函数表示为：</w:t>
      </w:r>
    </w:p>
    <w:p>
      <w:pPr>
        <w:pStyle w:val="6"/>
        <w:keepNext w:val="0"/>
        <w:keepLines w:val="0"/>
        <w:widowControl/>
        <w:suppressLineNumbers w:val="0"/>
        <w:spacing w:line="390" w:lineRule="atLeast"/>
        <w:ind w:left="2160" w:right="2160"/>
        <w:jc w:val="left"/>
      </w:pPr>
      <w:r>
        <w:rPr>
          <w:rFonts w:hint="default" w:ascii="Comic Sans MS" w:hAnsi="Comic Sans MS" w:eastAsia="Comic Sans MS" w:cs="Comic Sans MS"/>
          <w:b w:val="0"/>
          <w:i w:val="0"/>
          <w:caps w:val="0"/>
          <w:color w:val="333333"/>
          <w:spacing w:val="0"/>
          <w:sz w:val="24"/>
          <w:szCs w:val="24"/>
          <w:shd w:val="clear" w:fill="FFFFFF"/>
        </w:rPr>
        <w:fldChar w:fldCharType="begin"/>
      </w:r>
      <w:r>
        <w:rPr>
          <w:rFonts w:hint="default" w:ascii="Comic Sans MS" w:hAnsi="Comic Sans MS" w:eastAsia="Comic Sans MS" w:cs="Comic Sans MS"/>
          <w:b w:val="0"/>
          <w:i w:val="0"/>
          <w:caps w:val="0"/>
          <w:color w:val="333333"/>
          <w:spacing w:val="0"/>
          <w:sz w:val="24"/>
          <w:szCs w:val="24"/>
          <w:shd w:val="clear" w:fill="FFFFFF"/>
        </w:rPr>
        <w:instrText xml:space="preserve">INCLUDEPICTURE \d "http://img.my.csdn.net/uploads/201210/24/1351083952_4721.png" \* MERGEFORMATINET </w:instrText>
      </w:r>
      <w:r>
        <w:rPr>
          <w:rFonts w:hint="default" w:ascii="Comic Sans MS" w:hAnsi="Comic Sans MS" w:eastAsia="Comic Sans MS" w:cs="Comic Sans MS"/>
          <w:b w:val="0"/>
          <w:i w:val="0"/>
          <w:caps w:val="0"/>
          <w:color w:val="333333"/>
          <w:spacing w:val="0"/>
          <w:sz w:val="24"/>
          <w:szCs w:val="24"/>
          <w:shd w:val="clear" w:fill="FFFFFF"/>
        </w:rPr>
        <w:fldChar w:fldCharType="separate"/>
      </w:r>
      <w:r>
        <w:rPr>
          <w:rFonts w:hint="default" w:ascii="Comic Sans MS" w:hAnsi="Comic Sans MS" w:eastAsia="Comic Sans MS" w:cs="Comic Sans MS"/>
          <w:b w:val="0"/>
          <w:i w:val="0"/>
          <w:caps w:val="0"/>
          <w:color w:val="333333"/>
          <w:spacing w:val="0"/>
          <w:sz w:val="24"/>
          <w:szCs w:val="24"/>
          <w:shd w:val="clear" w:fill="FFFFFF"/>
        </w:rPr>
        <w:drawing>
          <wp:inline distT="0" distB="0" distL="114300" distR="114300">
            <wp:extent cx="1419225" cy="457200"/>
            <wp:effectExtent l="0" t="0" r="9525" b="0"/>
            <wp:docPr id="107" name="图片 248" descr="IMG_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48" descr="IMG_503"/>
                    <pic:cNvPicPr>
                      <a:picLocks noChangeAspect="1"/>
                    </pic:cNvPicPr>
                  </pic:nvPicPr>
                  <pic:blipFill>
                    <a:blip r:embed="rId296" r:link="rId297"/>
                    <a:stretch>
                      <a:fillRect/>
                    </a:stretch>
                  </pic:blipFill>
                  <pic:spPr>
                    <a:xfrm>
                      <a:off x="0" y="0"/>
                      <a:ext cx="1419225" cy="457200"/>
                    </a:xfrm>
                    <a:prstGeom prst="rect">
                      <a:avLst/>
                    </a:prstGeom>
                    <a:noFill/>
                    <a:ln w="9525">
                      <a:noFill/>
                      <a:miter/>
                    </a:ln>
                  </pic:spPr>
                </pic:pic>
              </a:graphicData>
            </a:graphic>
          </wp:inline>
        </w:drawing>
      </w:r>
      <w:r>
        <w:rPr>
          <w:rFonts w:hint="default" w:ascii="Comic Sans MS" w:hAnsi="Comic Sans MS" w:eastAsia="Comic Sans MS" w:cs="Comic Sans MS"/>
          <w:b w:val="0"/>
          <w:i w:val="0"/>
          <w:caps w:val="0"/>
          <w:color w:val="333333"/>
          <w:spacing w:val="0"/>
          <w:sz w:val="24"/>
          <w:szCs w:val="24"/>
          <w:shd w:val="clear" w:fill="FFFFFF"/>
        </w:rPr>
        <w:fldChar w:fldCharType="end"/>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Comic Sans MS" w:hAnsi="Comic Sans MS" w:eastAsia="Comic Sans MS" w:cs="Comic Sans MS"/>
          <w:b w:val="0"/>
          <w:i w:val="0"/>
          <w:caps w:val="0"/>
          <w:color w:val="333333"/>
          <w:spacing w:val="0"/>
          <w:sz w:val="21"/>
          <w:szCs w:val="21"/>
          <w:shd w:val="clear" w:fill="FFFFFF"/>
        </w:rPr>
        <w:t>  使误差「</w:t>
      </w:r>
      <w:r>
        <w:rPr>
          <w:rFonts w:hint="default" w:ascii="Comic Sans MS" w:hAnsi="Comic Sans MS" w:eastAsia="Comic Sans MS" w:cs="Comic Sans MS"/>
          <w:b w:val="0"/>
          <w:i w:val="0"/>
          <w:caps w:val="0"/>
          <w:color w:val="333333"/>
          <w:spacing w:val="0"/>
          <w:sz w:val="18"/>
          <w:szCs w:val="18"/>
          <w:shd w:val="clear" w:fill="FFFFFF"/>
        </w:rPr>
        <w:t>所谓误差，当然是观察值与实际真实值的差量</w:t>
      </w:r>
      <w:r>
        <w:rPr>
          <w:rFonts w:hint="default" w:ascii="Comic Sans MS" w:hAnsi="Comic Sans MS" w:eastAsia="Comic Sans MS" w:cs="Comic Sans MS"/>
          <w:b w:val="0"/>
          <w:i w:val="0"/>
          <w:caps w:val="0"/>
          <w:color w:val="333333"/>
          <w:spacing w:val="0"/>
          <w:sz w:val="21"/>
          <w:szCs w:val="21"/>
          <w:shd w:val="clear" w:fill="FFFFFF"/>
        </w:rPr>
        <w:t>」平方和达到最小以寻求估计值的方法，就叫做最小二乘法，用最小二乘法得到的估计，叫做最小二乘估计。当然，取平方和作为目标函数只是众多可取的方法之一。</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Comic Sans MS" w:hAnsi="Comic Sans MS" w:eastAsia="Comic Sans MS" w:cs="Comic Sans MS"/>
          <w:b w:val="0"/>
          <w:i w:val="0"/>
          <w:caps w:val="0"/>
          <w:color w:val="333333"/>
          <w:spacing w:val="0"/>
          <w:sz w:val="21"/>
          <w:szCs w:val="21"/>
          <w:shd w:val="clear" w:fill="FFFFFF"/>
        </w:rPr>
        <w:t>   最小二乘法的一般形式可表示为：</w:t>
      </w:r>
    </w:p>
    <w:p>
      <w:pPr>
        <w:pStyle w:val="6"/>
        <w:keepNext w:val="0"/>
        <w:keepLines w:val="0"/>
        <w:widowControl/>
        <w:suppressLineNumbers w:val="0"/>
        <w:spacing w:line="390" w:lineRule="atLeast"/>
        <w:ind w:left="2160" w:right="2160"/>
        <w:jc w:val="left"/>
      </w:pPr>
      <w:r>
        <w:rPr>
          <w:rFonts w:hint="default" w:ascii="Comic Sans MS" w:hAnsi="Comic Sans MS" w:eastAsia="Comic Sans MS" w:cs="Comic Sans MS"/>
          <w:b w:val="0"/>
          <w:i w:val="0"/>
          <w:caps w:val="0"/>
          <w:color w:val="333333"/>
          <w:spacing w:val="0"/>
          <w:sz w:val="24"/>
          <w:szCs w:val="24"/>
          <w:shd w:val="clear" w:fill="FFFFFF"/>
        </w:rPr>
        <w:fldChar w:fldCharType="begin"/>
      </w:r>
      <w:r>
        <w:rPr>
          <w:rFonts w:hint="default" w:ascii="Comic Sans MS" w:hAnsi="Comic Sans MS" w:eastAsia="Comic Sans MS" w:cs="Comic Sans MS"/>
          <w:b w:val="0"/>
          <w:i w:val="0"/>
          <w:caps w:val="0"/>
          <w:color w:val="333333"/>
          <w:spacing w:val="0"/>
          <w:sz w:val="24"/>
          <w:szCs w:val="24"/>
          <w:shd w:val="clear" w:fill="FFFFFF"/>
        </w:rPr>
        <w:instrText xml:space="preserve">INCLUDEPICTURE \d "http://img.my.csdn.net/uploads/201210/24/1351084127_2165.png" \* MERGEFORMATINET </w:instrText>
      </w:r>
      <w:r>
        <w:rPr>
          <w:rFonts w:hint="default" w:ascii="Comic Sans MS" w:hAnsi="Comic Sans MS" w:eastAsia="Comic Sans MS" w:cs="Comic Sans MS"/>
          <w:b w:val="0"/>
          <w:i w:val="0"/>
          <w:caps w:val="0"/>
          <w:color w:val="333333"/>
          <w:spacing w:val="0"/>
          <w:sz w:val="24"/>
          <w:szCs w:val="24"/>
          <w:shd w:val="clear" w:fill="FFFFFF"/>
        </w:rPr>
        <w:fldChar w:fldCharType="separate"/>
      </w:r>
      <w:r>
        <w:rPr>
          <w:rFonts w:hint="default" w:ascii="Comic Sans MS" w:hAnsi="Comic Sans MS" w:eastAsia="Comic Sans MS" w:cs="Comic Sans MS"/>
          <w:b w:val="0"/>
          <w:i w:val="0"/>
          <w:caps w:val="0"/>
          <w:color w:val="333333"/>
          <w:spacing w:val="0"/>
          <w:sz w:val="24"/>
          <w:szCs w:val="24"/>
          <w:shd w:val="clear" w:fill="FFFFFF"/>
        </w:rPr>
        <w:drawing>
          <wp:inline distT="0" distB="0" distL="114300" distR="114300">
            <wp:extent cx="1504950" cy="266700"/>
            <wp:effectExtent l="0" t="0" r="0" b="0"/>
            <wp:docPr id="117" name="图片 249" descr="IMG_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49" descr="IMG_504"/>
                    <pic:cNvPicPr>
                      <a:picLocks noChangeAspect="1"/>
                    </pic:cNvPicPr>
                  </pic:nvPicPr>
                  <pic:blipFill>
                    <a:blip r:embed="rId298" r:link="rId299"/>
                    <a:stretch>
                      <a:fillRect/>
                    </a:stretch>
                  </pic:blipFill>
                  <pic:spPr>
                    <a:xfrm>
                      <a:off x="0" y="0"/>
                      <a:ext cx="1504950" cy="266700"/>
                    </a:xfrm>
                    <a:prstGeom prst="rect">
                      <a:avLst/>
                    </a:prstGeom>
                    <a:noFill/>
                    <a:ln w="9525">
                      <a:noFill/>
                      <a:miter/>
                    </a:ln>
                  </pic:spPr>
                </pic:pic>
              </a:graphicData>
            </a:graphic>
          </wp:inline>
        </w:drawing>
      </w:r>
      <w:r>
        <w:rPr>
          <w:rFonts w:hint="default" w:ascii="Comic Sans MS" w:hAnsi="Comic Sans MS" w:eastAsia="Comic Sans MS" w:cs="Comic Sans MS"/>
          <w:b w:val="0"/>
          <w:i w:val="0"/>
          <w:caps w:val="0"/>
          <w:color w:val="333333"/>
          <w:spacing w:val="0"/>
          <w:sz w:val="24"/>
          <w:szCs w:val="24"/>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90" w:lineRule="atLeast"/>
        <w:ind w:left="0" w:right="0" w:firstLine="0"/>
        <w:jc w:val="left"/>
        <w:textAlignment w:val="baseline"/>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vertAlign w:val="baseline"/>
        </w:rPr>
        <w:t>    有效的最小二乘法是勒让德在 1805 年发表的，基本思想就是认为测量中有误差，所以所有方程的累积误差为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90" w:lineRule="atLeast"/>
        <w:ind w:left="1440" w:right="1440"/>
        <w:jc w:val="left"/>
        <w:textAlignment w:val="baseline"/>
      </w:pPr>
      <w:r>
        <w:rPr>
          <w:rFonts w:hint="eastAsia" w:ascii="宋体" w:hAnsi="宋体" w:eastAsia="宋体" w:cs="宋体"/>
          <w:b w:val="0"/>
          <w:i w:val="0"/>
          <w:caps w:val="0"/>
          <w:color w:val="333333"/>
          <w:spacing w:val="0"/>
          <w:sz w:val="24"/>
          <w:szCs w:val="24"/>
          <w:shd w:val="clear" w:fill="FFFFFF"/>
          <w:vertAlign w:val="baseline"/>
        </w:rPr>
        <w:fldChar w:fldCharType="begin"/>
      </w:r>
      <w:r>
        <w:rPr>
          <w:rFonts w:hint="eastAsia" w:ascii="宋体" w:hAnsi="宋体" w:eastAsia="宋体" w:cs="宋体"/>
          <w:b w:val="0"/>
          <w:i w:val="0"/>
          <w:caps w:val="0"/>
          <w:color w:val="333333"/>
          <w:spacing w:val="0"/>
          <w:sz w:val="24"/>
          <w:szCs w:val="24"/>
          <w:shd w:val="clear" w:fill="FFFFFF"/>
          <w:vertAlign w:val="baseline"/>
        </w:rPr>
        <w:instrText xml:space="preserve">INCLUDEPICTURE \d "http://img.blog.csdn.net/20131111201149062" \* MERGEFORMATINET </w:instrText>
      </w:r>
      <w:r>
        <w:rPr>
          <w:rFonts w:hint="eastAsia" w:ascii="宋体" w:hAnsi="宋体" w:eastAsia="宋体" w:cs="宋体"/>
          <w:b w:val="0"/>
          <w:i w:val="0"/>
          <w:caps w:val="0"/>
          <w:color w:val="333333"/>
          <w:spacing w:val="0"/>
          <w:sz w:val="24"/>
          <w:szCs w:val="24"/>
          <w:shd w:val="clear" w:fill="FFFFFF"/>
          <w:vertAlign w:val="baseline"/>
        </w:rPr>
        <w:fldChar w:fldCharType="separate"/>
      </w:r>
      <w:r>
        <w:rPr>
          <w:rFonts w:hint="eastAsia" w:ascii="宋体" w:hAnsi="宋体" w:eastAsia="宋体" w:cs="宋体"/>
          <w:b w:val="0"/>
          <w:i w:val="0"/>
          <w:caps w:val="0"/>
          <w:color w:val="333333"/>
          <w:spacing w:val="0"/>
          <w:sz w:val="24"/>
          <w:szCs w:val="24"/>
          <w:shd w:val="clear" w:fill="FFFFFF"/>
          <w:vertAlign w:val="baseline"/>
        </w:rPr>
        <w:drawing>
          <wp:inline distT="0" distB="0" distL="114300" distR="114300">
            <wp:extent cx="2400300" cy="304800"/>
            <wp:effectExtent l="0" t="0" r="0" b="0"/>
            <wp:docPr id="195" name="图片 250" descr="IMG_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250" descr="IMG_505"/>
                    <pic:cNvPicPr>
                      <a:picLocks noChangeAspect="1"/>
                    </pic:cNvPicPr>
                  </pic:nvPicPr>
                  <pic:blipFill>
                    <a:blip r:embed="rId300" r:link="rId301"/>
                    <a:stretch>
                      <a:fillRect/>
                    </a:stretch>
                  </pic:blipFill>
                  <pic:spPr>
                    <a:xfrm>
                      <a:off x="0" y="0"/>
                      <a:ext cx="2400300" cy="3048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sz w:val="24"/>
          <w:szCs w:val="24"/>
          <w:shd w:val="clear" w:fill="FFFFFF"/>
          <w:vertAlign w:val="baseline"/>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90" w:lineRule="atLeast"/>
        <w:ind w:left="0" w:right="0" w:firstLine="0"/>
        <w:jc w:val="left"/>
        <w:textAlignment w:val="baseline"/>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vertAlign w:val="baseline"/>
        </w:rPr>
        <w:t>    我们求解出导致累积误差最小的参数即可：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90" w:lineRule="atLeast"/>
        <w:ind w:left="1440" w:right="1440"/>
        <w:jc w:val="left"/>
        <w:textAlignment w:val="baseline"/>
      </w:pPr>
      <w:r>
        <w:rPr>
          <w:rFonts w:hint="eastAsia" w:ascii="宋体" w:hAnsi="宋体" w:eastAsia="宋体" w:cs="宋体"/>
          <w:b w:val="0"/>
          <w:i w:val="0"/>
          <w:caps w:val="0"/>
          <w:color w:val="333333"/>
          <w:spacing w:val="0"/>
          <w:sz w:val="24"/>
          <w:szCs w:val="24"/>
          <w:shd w:val="clear" w:fill="FFFFFF"/>
          <w:vertAlign w:val="baseline"/>
        </w:rPr>
        <w:fldChar w:fldCharType="begin"/>
      </w:r>
      <w:r>
        <w:rPr>
          <w:rFonts w:hint="eastAsia" w:ascii="宋体" w:hAnsi="宋体" w:eastAsia="宋体" w:cs="宋体"/>
          <w:b w:val="0"/>
          <w:i w:val="0"/>
          <w:caps w:val="0"/>
          <w:color w:val="333333"/>
          <w:spacing w:val="0"/>
          <w:sz w:val="24"/>
          <w:szCs w:val="24"/>
          <w:shd w:val="clear" w:fill="FFFFFF"/>
          <w:vertAlign w:val="baseline"/>
        </w:rPr>
        <w:instrText xml:space="preserve">INCLUDEPICTURE \d "http://img.blog.csdn.net/20131111200941109" \* MERGEFORMATINET </w:instrText>
      </w:r>
      <w:r>
        <w:rPr>
          <w:rFonts w:hint="eastAsia" w:ascii="宋体" w:hAnsi="宋体" w:eastAsia="宋体" w:cs="宋体"/>
          <w:b w:val="0"/>
          <w:i w:val="0"/>
          <w:caps w:val="0"/>
          <w:color w:val="333333"/>
          <w:spacing w:val="0"/>
          <w:sz w:val="24"/>
          <w:szCs w:val="24"/>
          <w:shd w:val="clear" w:fill="FFFFFF"/>
          <w:vertAlign w:val="baseline"/>
        </w:rPr>
        <w:fldChar w:fldCharType="separate"/>
      </w:r>
      <w:r>
        <w:rPr>
          <w:rFonts w:hint="eastAsia" w:ascii="宋体" w:hAnsi="宋体" w:eastAsia="宋体" w:cs="宋体"/>
          <w:b w:val="0"/>
          <w:i w:val="0"/>
          <w:caps w:val="0"/>
          <w:color w:val="333333"/>
          <w:spacing w:val="0"/>
          <w:sz w:val="24"/>
          <w:szCs w:val="24"/>
          <w:shd w:val="clear" w:fill="FFFFFF"/>
          <w:vertAlign w:val="baseline"/>
        </w:rPr>
        <w:drawing>
          <wp:inline distT="0" distB="0" distL="114300" distR="114300">
            <wp:extent cx="3030855" cy="769620"/>
            <wp:effectExtent l="0" t="0" r="17145" b="11430"/>
            <wp:docPr id="14" name="图片 251" descr="IMG_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51" descr="IMG_506"/>
                    <pic:cNvPicPr>
                      <a:picLocks noChangeAspect="1"/>
                    </pic:cNvPicPr>
                  </pic:nvPicPr>
                  <pic:blipFill>
                    <a:blip r:embed="rId302" r:link="rId303"/>
                    <a:stretch>
                      <a:fillRect/>
                    </a:stretch>
                  </pic:blipFill>
                  <pic:spPr>
                    <a:xfrm>
                      <a:off x="0" y="0"/>
                      <a:ext cx="3030855" cy="76962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sz w:val="24"/>
          <w:szCs w:val="24"/>
          <w:shd w:val="clear" w:fill="FFFFFF"/>
          <w:vertAlign w:val="baseline"/>
        </w:rPr>
        <w:fldChar w:fldCharType="end"/>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勒让德在论文中对最小二乘法的优良性做了几点说明：</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90" w:lineRule="atLeast"/>
        <w:ind w:left="316" w:right="0" w:hanging="360"/>
        <w:jc w:val="left"/>
        <w:textAlignment w:val="baseline"/>
      </w:pPr>
      <w:r>
        <w:rPr>
          <w:rFonts w:hint="default" w:ascii="Arial" w:hAnsi="Arial" w:cs="Arial"/>
          <w:b w:val="0"/>
          <w:i w:val="0"/>
          <w:caps w:val="0"/>
          <w:color w:val="333333"/>
          <w:spacing w:val="0"/>
          <w:sz w:val="21"/>
          <w:szCs w:val="21"/>
          <w:vertAlign w:val="baseline"/>
        </w:rPr>
        <w:t> 最小二乘使得误差平方和最小，并在各个方程的误差之间建立了一种平衡，从而防止某一个极端误差取得支配地位</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90" w:lineRule="atLeast"/>
        <w:ind w:left="316" w:right="0" w:hanging="360"/>
        <w:jc w:val="left"/>
        <w:textAlignment w:val="baseline"/>
      </w:pPr>
      <w:r>
        <w:rPr>
          <w:rFonts w:hint="default" w:ascii="Arial" w:hAnsi="Arial" w:cs="Arial"/>
          <w:b w:val="0"/>
          <w:i w:val="0"/>
          <w:caps w:val="0"/>
          <w:color w:val="333333"/>
          <w:spacing w:val="0"/>
          <w:sz w:val="21"/>
          <w:szCs w:val="21"/>
          <w:vertAlign w:val="baseline"/>
        </w:rPr>
        <w:t> 计算中只要求偏导后求解线性方程组，计算过程明确便捷</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90" w:lineRule="atLeast"/>
        <w:ind w:left="316" w:right="0" w:hanging="360"/>
        <w:jc w:val="left"/>
        <w:textAlignment w:val="baseline"/>
      </w:pPr>
      <w:r>
        <w:rPr>
          <w:rFonts w:hint="default" w:ascii="Arial" w:hAnsi="Arial" w:cs="Arial"/>
          <w:b w:val="0"/>
          <w:i w:val="0"/>
          <w:caps w:val="0"/>
          <w:color w:val="333333"/>
          <w:spacing w:val="0"/>
          <w:sz w:val="21"/>
          <w:szCs w:val="21"/>
          <w:vertAlign w:val="baseline"/>
        </w:rPr>
        <w:t>最小二乘可以导出算术平均值作为估计值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90" w:lineRule="atLeast"/>
        <w:ind w:left="0" w:right="0" w:firstLine="0"/>
        <w:jc w:val="left"/>
        <w:textAlignment w:val="baseline"/>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vertAlign w:val="baseline"/>
        </w:rPr>
        <w:t>    对于最后一点，从统计学的角度来看是很重要的一个性质。推理如下：假设真值为 </w:t>
      </w:r>
      <w:r>
        <w:rPr>
          <w:rFonts w:hint="default" w:ascii="MathJax_Math" w:hAnsi="MathJax_Math" w:eastAsia="MathJax_Math" w:cs="MathJax_Math"/>
          <w:b w:val="0"/>
          <w:i/>
          <w:caps w:val="0"/>
          <w:color w:val="333333"/>
          <w:spacing w:val="0"/>
          <w:sz w:val="28"/>
          <w:szCs w:val="28"/>
          <w:u w:val="none"/>
        </w:rPr>
        <w:t>θ</w:t>
      </w:r>
      <w:r>
        <w:rPr>
          <w:rFonts w:hint="default" w:ascii="Arial" w:hAnsi="Arial" w:cs="Arial"/>
          <w:b w:val="0"/>
          <w:i w:val="0"/>
          <w:caps w:val="0"/>
          <w:color w:val="333333"/>
          <w:spacing w:val="0"/>
          <w:sz w:val="21"/>
          <w:szCs w:val="21"/>
          <w:vertAlign w:val="baseline"/>
        </w:rPr>
        <w:t>, </w:t>
      </w:r>
      <w:r>
        <w:rPr>
          <w:rFonts w:hint="default" w:ascii="MathJax_Math" w:hAnsi="MathJax_Math" w:eastAsia="MathJax_Math" w:cs="MathJax_Math"/>
          <w:b w:val="0"/>
          <w:i/>
          <w:caps w:val="0"/>
          <w:color w:val="333333"/>
          <w:spacing w:val="0"/>
          <w:sz w:val="28"/>
          <w:szCs w:val="28"/>
          <w:u w:val="none"/>
        </w:rPr>
        <w:t>x</w:t>
      </w:r>
      <w:r>
        <w:rPr>
          <w:rFonts w:hint="default" w:ascii="MathJax_Main" w:hAnsi="MathJax_Main" w:eastAsia="MathJax_Main" w:cs="MathJax_Main"/>
          <w:b w:val="0"/>
          <w:i w:val="0"/>
          <w:caps w:val="0"/>
          <w:color w:val="333333"/>
          <w:spacing w:val="0"/>
          <w:sz w:val="19"/>
          <w:szCs w:val="19"/>
          <w:u w:val="none"/>
        </w:rPr>
        <w:t>1</w:t>
      </w:r>
      <w:r>
        <w:rPr>
          <w:rFonts w:hint="default" w:ascii="MathJax_Main" w:hAnsi="MathJax_Main" w:eastAsia="MathJax_Main" w:cs="MathJax_Main"/>
          <w:b w:val="0"/>
          <w:i w:val="0"/>
          <w:caps w:val="0"/>
          <w:color w:val="333333"/>
          <w:spacing w:val="0"/>
          <w:sz w:val="28"/>
          <w:szCs w:val="28"/>
          <w:u w:val="none"/>
        </w:rPr>
        <w:t>,⋯,</w:t>
      </w:r>
      <w:r>
        <w:rPr>
          <w:rFonts w:hint="default" w:ascii="MathJax_Math" w:hAnsi="MathJax_Math" w:eastAsia="MathJax_Math" w:cs="MathJax_Math"/>
          <w:b w:val="0"/>
          <w:i/>
          <w:caps w:val="0"/>
          <w:color w:val="333333"/>
          <w:spacing w:val="0"/>
          <w:sz w:val="28"/>
          <w:szCs w:val="28"/>
          <w:u w:val="none"/>
        </w:rPr>
        <w:t>x</w:t>
      </w:r>
      <w:r>
        <w:rPr>
          <w:rFonts w:hint="default" w:ascii="MathJax_Math" w:hAnsi="MathJax_Math" w:eastAsia="MathJax_Math" w:cs="MathJax_Math"/>
          <w:b w:val="0"/>
          <w:i/>
          <w:caps w:val="0"/>
          <w:color w:val="333333"/>
          <w:spacing w:val="0"/>
          <w:sz w:val="19"/>
          <w:szCs w:val="19"/>
          <w:u w:val="none"/>
        </w:rPr>
        <w:t>n</w:t>
      </w:r>
      <w:r>
        <w:rPr>
          <w:rFonts w:hint="default" w:ascii="Arial" w:hAnsi="Arial" w:cs="Arial"/>
          <w:b w:val="0"/>
          <w:i w:val="0"/>
          <w:caps w:val="0"/>
          <w:color w:val="333333"/>
          <w:spacing w:val="0"/>
          <w:sz w:val="21"/>
          <w:szCs w:val="21"/>
          <w:vertAlign w:val="baseline"/>
        </w:rPr>
        <w:t>为n次测量值, 每次测量的误差为</w:t>
      </w:r>
      <w:r>
        <w:rPr>
          <w:rFonts w:hint="default" w:ascii="MathJax_Math" w:hAnsi="MathJax_Math" w:eastAsia="MathJax_Math" w:cs="MathJax_Math"/>
          <w:b w:val="0"/>
          <w:i/>
          <w:caps w:val="0"/>
          <w:color w:val="333333"/>
          <w:spacing w:val="0"/>
          <w:sz w:val="28"/>
          <w:szCs w:val="28"/>
          <w:u w:val="none"/>
        </w:rPr>
        <w:t>e</w:t>
      </w:r>
      <w:r>
        <w:rPr>
          <w:rFonts w:hint="default" w:ascii="MathJax_Math" w:hAnsi="MathJax_Math" w:eastAsia="MathJax_Math" w:cs="MathJax_Math"/>
          <w:b w:val="0"/>
          <w:i/>
          <w:caps w:val="0"/>
          <w:color w:val="333333"/>
          <w:spacing w:val="0"/>
          <w:sz w:val="19"/>
          <w:szCs w:val="19"/>
          <w:u w:val="none"/>
        </w:rPr>
        <w:t>i</w:t>
      </w:r>
      <w:r>
        <w:rPr>
          <w:rFonts w:hint="default" w:ascii="MathJax_Main" w:hAnsi="MathJax_Main" w:eastAsia="MathJax_Main" w:cs="MathJax_Main"/>
          <w:b w:val="0"/>
          <w:i w:val="0"/>
          <w:caps w:val="0"/>
          <w:color w:val="333333"/>
          <w:spacing w:val="0"/>
          <w:sz w:val="28"/>
          <w:szCs w:val="28"/>
          <w:u w:val="none"/>
        </w:rPr>
        <w:t>=</w:t>
      </w:r>
      <w:r>
        <w:rPr>
          <w:rFonts w:hint="default" w:ascii="MathJax_Math" w:hAnsi="MathJax_Math" w:eastAsia="MathJax_Math" w:cs="MathJax_Math"/>
          <w:b w:val="0"/>
          <w:i/>
          <w:caps w:val="0"/>
          <w:color w:val="333333"/>
          <w:spacing w:val="0"/>
          <w:sz w:val="28"/>
          <w:szCs w:val="28"/>
          <w:u w:val="none"/>
        </w:rPr>
        <w:t>x</w:t>
      </w:r>
      <w:r>
        <w:rPr>
          <w:rFonts w:hint="default" w:ascii="MathJax_Math" w:hAnsi="MathJax_Math" w:eastAsia="MathJax_Math" w:cs="MathJax_Math"/>
          <w:b w:val="0"/>
          <w:i/>
          <w:caps w:val="0"/>
          <w:color w:val="333333"/>
          <w:spacing w:val="0"/>
          <w:sz w:val="19"/>
          <w:szCs w:val="19"/>
          <w:u w:val="none"/>
        </w:rPr>
        <w:t>i</w:t>
      </w:r>
      <w:r>
        <w:rPr>
          <w:rFonts w:hint="default" w:ascii="MathJax_Main" w:hAnsi="MathJax_Main" w:eastAsia="MathJax_Main" w:cs="MathJax_Main"/>
          <w:b w:val="0"/>
          <w:i w:val="0"/>
          <w:caps w:val="0"/>
          <w:color w:val="333333"/>
          <w:spacing w:val="0"/>
          <w:sz w:val="28"/>
          <w:szCs w:val="28"/>
          <w:u w:val="none"/>
        </w:rPr>
        <w:t>−</w:t>
      </w:r>
      <w:r>
        <w:rPr>
          <w:rFonts w:hint="default" w:ascii="MathJax_Math" w:hAnsi="MathJax_Math" w:eastAsia="MathJax_Math" w:cs="MathJax_Math"/>
          <w:b w:val="0"/>
          <w:i/>
          <w:caps w:val="0"/>
          <w:color w:val="333333"/>
          <w:spacing w:val="0"/>
          <w:sz w:val="28"/>
          <w:szCs w:val="28"/>
          <w:u w:val="none"/>
        </w:rPr>
        <w:t>θ</w:t>
      </w:r>
      <w:r>
        <w:rPr>
          <w:rFonts w:hint="default" w:ascii="Arial" w:hAnsi="Arial" w:cs="Arial"/>
          <w:b w:val="0"/>
          <w:i w:val="0"/>
          <w:caps w:val="0"/>
          <w:color w:val="333333"/>
          <w:spacing w:val="0"/>
          <w:sz w:val="21"/>
          <w:szCs w:val="21"/>
          <w:vertAlign w:val="baseline"/>
        </w:rPr>
        <w:t>，按最小二乘法，误差累积为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90" w:lineRule="atLeast"/>
        <w:ind w:left="2160" w:right="2160"/>
        <w:jc w:val="left"/>
        <w:textAlignment w:val="baseline"/>
      </w:pPr>
      <w:r>
        <w:rPr>
          <w:rFonts w:hint="eastAsia" w:ascii="宋体" w:hAnsi="宋体" w:eastAsia="宋体" w:cs="宋体"/>
          <w:b w:val="0"/>
          <w:i w:val="0"/>
          <w:caps w:val="0"/>
          <w:color w:val="333333"/>
          <w:spacing w:val="0"/>
          <w:sz w:val="24"/>
          <w:szCs w:val="24"/>
          <w:shd w:val="clear" w:fill="FFFFFF"/>
          <w:vertAlign w:val="baseline"/>
        </w:rPr>
        <w:fldChar w:fldCharType="begin"/>
      </w:r>
      <w:r>
        <w:rPr>
          <w:rFonts w:hint="eastAsia" w:ascii="宋体" w:hAnsi="宋体" w:eastAsia="宋体" w:cs="宋体"/>
          <w:b w:val="0"/>
          <w:i w:val="0"/>
          <w:caps w:val="0"/>
          <w:color w:val="333333"/>
          <w:spacing w:val="0"/>
          <w:sz w:val="24"/>
          <w:szCs w:val="24"/>
          <w:shd w:val="clear" w:fill="FFFFFF"/>
          <w:vertAlign w:val="baseline"/>
        </w:rPr>
        <w:instrText xml:space="preserve">INCLUDEPICTURE \d "http://img.blog.csdn.net/20131111201005062" \* MERGEFORMATINET </w:instrText>
      </w:r>
      <w:r>
        <w:rPr>
          <w:rFonts w:hint="eastAsia" w:ascii="宋体" w:hAnsi="宋体" w:eastAsia="宋体" w:cs="宋体"/>
          <w:b w:val="0"/>
          <w:i w:val="0"/>
          <w:caps w:val="0"/>
          <w:color w:val="333333"/>
          <w:spacing w:val="0"/>
          <w:sz w:val="24"/>
          <w:szCs w:val="24"/>
          <w:shd w:val="clear" w:fill="FFFFFF"/>
          <w:vertAlign w:val="baseline"/>
        </w:rPr>
        <w:fldChar w:fldCharType="separate"/>
      </w:r>
      <w:r>
        <w:rPr>
          <w:rFonts w:hint="eastAsia" w:ascii="宋体" w:hAnsi="宋体" w:eastAsia="宋体" w:cs="宋体"/>
          <w:b w:val="0"/>
          <w:i w:val="0"/>
          <w:caps w:val="0"/>
          <w:color w:val="333333"/>
          <w:spacing w:val="0"/>
          <w:sz w:val="24"/>
          <w:szCs w:val="24"/>
          <w:shd w:val="clear" w:fill="FFFFFF"/>
          <w:vertAlign w:val="baseline"/>
        </w:rPr>
        <w:drawing>
          <wp:inline distT="0" distB="0" distL="114300" distR="114300">
            <wp:extent cx="1831975" cy="463550"/>
            <wp:effectExtent l="0" t="0" r="15875" b="12700"/>
            <wp:docPr id="7" name="图片 252" descr="IMG_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52" descr="IMG_507"/>
                    <pic:cNvPicPr>
                      <a:picLocks noChangeAspect="1"/>
                    </pic:cNvPicPr>
                  </pic:nvPicPr>
                  <pic:blipFill>
                    <a:blip r:embed="rId304" r:link="rId305"/>
                    <a:stretch>
                      <a:fillRect/>
                    </a:stretch>
                  </pic:blipFill>
                  <pic:spPr>
                    <a:xfrm>
                      <a:off x="0" y="0"/>
                      <a:ext cx="1831975" cy="4635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sz w:val="24"/>
          <w:szCs w:val="24"/>
          <w:shd w:val="clear" w:fill="FFFFFF"/>
          <w:vertAlign w:val="baseline"/>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90" w:lineRule="atLeast"/>
        <w:ind w:left="0" w:right="0" w:firstLine="0"/>
        <w:jc w:val="left"/>
        <w:textAlignment w:val="baseline"/>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vertAlign w:val="baseline"/>
        </w:rPr>
        <w:t>    求解</w:t>
      </w:r>
      <w:r>
        <w:rPr>
          <w:rFonts w:hint="default" w:ascii="Arial" w:hAnsi="Arial" w:cs="Arial"/>
          <w:b w:val="0"/>
          <w:i w:val="0"/>
          <w:caps w:val="0"/>
          <w:color w:val="333333"/>
          <w:spacing w:val="0"/>
          <w:sz w:val="21"/>
          <w:szCs w:val="21"/>
          <w:vertAlign w:val="baseline"/>
        </w:rPr>
        <w:fldChar w:fldCharType="begin"/>
      </w:r>
      <w:r>
        <w:rPr>
          <w:rFonts w:hint="default" w:ascii="Arial" w:hAnsi="Arial" w:cs="Arial"/>
          <w:b w:val="0"/>
          <w:i w:val="0"/>
          <w:caps w:val="0"/>
          <w:color w:val="333333"/>
          <w:spacing w:val="0"/>
          <w:sz w:val="21"/>
          <w:szCs w:val="21"/>
          <w:vertAlign w:val="baseline"/>
        </w:rPr>
        <w:instrText xml:space="preserve">INCLUDEPICTURE \d "http://img.blog.csdn.net/20131111201029218" \* MERGEFORMATINET </w:instrText>
      </w:r>
      <w:r>
        <w:rPr>
          <w:rFonts w:hint="default" w:ascii="Arial" w:hAnsi="Arial" w:cs="Arial"/>
          <w:b w:val="0"/>
          <w:i w:val="0"/>
          <w:caps w:val="0"/>
          <w:color w:val="333333"/>
          <w:spacing w:val="0"/>
          <w:sz w:val="21"/>
          <w:szCs w:val="21"/>
          <w:vertAlign w:val="baseline"/>
        </w:rPr>
        <w:fldChar w:fldCharType="separate"/>
      </w:r>
      <w:r>
        <w:rPr>
          <w:rFonts w:hint="default" w:ascii="Arial" w:hAnsi="Arial" w:cs="Arial"/>
          <w:b w:val="0"/>
          <w:i w:val="0"/>
          <w:caps w:val="0"/>
          <w:color w:val="333333"/>
          <w:spacing w:val="0"/>
          <w:sz w:val="21"/>
          <w:szCs w:val="21"/>
          <w:vertAlign w:val="baseline"/>
        </w:rPr>
        <w:drawing>
          <wp:inline distT="0" distB="0" distL="114300" distR="114300">
            <wp:extent cx="114300" cy="180975"/>
            <wp:effectExtent l="0" t="0" r="0" b="9525"/>
            <wp:docPr id="98" name="图片 253" descr="IMG_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53" descr="IMG_508"/>
                    <pic:cNvPicPr>
                      <a:picLocks noChangeAspect="1"/>
                    </pic:cNvPicPr>
                  </pic:nvPicPr>
                  <pic:blipFill>
                    <a:blip r:embed="rId306" r:link="rId307"/>
                    <a:stretch>
                      <a:fillRect/>
                    </a:stretch>
                  </pic:blipFill>
                  <pic:spPr>
                    <a:xfrm>
                      <a:off x="0" y="0"/>
                      <a:ext cx="114300" cy="180975"/>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vertAlign w:val="baseline"/>
        </w:rPr>
        <w:fldChar w:fldCharType="end"/>
      </w:r>
      <w:r>
        <w:rPr>
          <w:rFonts w:hint="default" w:ascii="Arial" w:hAnsi="Arial" w:cs="Arial"/>
          <w:b w:val="0"/>
          <w:i w:val="0"/>
          <w:caps w:val="0"/>
          <w:color w:val="333333"/>
          <w:spacing w:val="0"/>
          <w:sz w:val="21"/>
          <w:szCs w:val="21"/>
          <w:vertAlign w:val="baseline"/>
        </w:rPr>
        <w:t> 使</w:t>
      </w:r>
      <w:r>
        <w:rPr>
          <w:rFonts w:hint="default" w:ascii="Arial" w:hAnsi="Arial" w:cs="Arial"/>
          <w:b w:val="0"/>
          <w:i w:val="0"/>
          <w:caps w:val="0"/>
          <w:color w:val="333333"/>
          <w:spacing w:val="0"/>
          <w:sz w:val="21"/>
          <w:szCs w:val="21"/>
          <w:vertAlign w:val="baseline"/>
        </w:rPr>
        <w:fldChar w:fldCharType="begin"/>
      </w:r>
      <w:r>
        <w:rPr>
          <w:rFonts w:hint="default" w:ascii="Arial" w:hAnsi="Arial" w:cs="Arial"/>
          <w:b w:val="0"/>
          <w:i w:val="0"/>
          <w:caps w:val="0"/>
          <w:color w:val="333333"/>
          <w:spacing w:val="0"/>
          <w:sz w:val="21"/>
          <w:szCs w:val="21"/>
          <w:vertAlign w:val="baseline"/>
        </w:rPr>
        <w:instrText xml:space="preserve">INCLUDEPICTURE \d "http://img.blog.csdn.net/20131111201045671" \* MERGEFORMATINET </w:instrText>
      </w:r>
      <w:r>
        <w:rPr>
          <w:rFonts w:hint="default" w:ascii="Arial" w:hAnsi="Arial" w:cs="Arial"/>
          <w:b w:val="0"/>
          <w:i w:val="0"/>
          <w:caps w:val="0"/>
          <w:color w:val="333333"/>
          <w:spacing w:val="0"/>
          <w:sz w:val="21"/>
          <w:szCs w:val="21"/>
          <w:vertAlign w:val="baseline"/>
        </w:rPr>
        <w:fldChar w:fldCharType="separate"/>
      </w:r>
      <w:r>
        <w:rPr>
          <w:rFonts w:hint="default" w:ascii="Arial" w:hAnsi="Arial" w:cs="Arial"/>
          <w:b w:val="0"/>
          <w:i w:val="0"/>
          <w:caps w:val="0"/>
          <w:color w:val="333333"/>
          <w:spacing w:val="0"/>
          <w:sz w:val="21"/>
          <w:szCs w:val="21"/>
          <w:vertAlign w:val="baseline"/>
        </w:rPr>
        <w:drawing>
          <wp:inline distT="0" distB="0" distL="114300" distR="114300">
            <wp:extent cx="361950" cy="219075"/>
            <wp:effectExtent l="0" t="0" r="0" b="9525"/>
            <wp:docPr id="83" name="图片 254" descr="IMG_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54" descr="IMG_509"/>
                    <pic:cNvPicPr>
                      <a:picLocks noChangeAspect="1"/>
                    </pic:cNvPicPr>
                  </pic:nvPicPr>
                  <pic:blipFill>
                    <a:blip r:embed="rId308" r:link="rId309"/>
                    <a:stretch>
                      <a:fillRect/>
                    </a:stretch>
                  </pic:blipFill>
                  <pic:spPr>
                    <a:xfrm>
                      <a:off x="0" y="0"/>
                      <a:ext cx="361950" cy="219075"/>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vertAlign w:val="baseline"/>
        </w:rPr>
        <w:fldChar w:fldCharType="end"/>
      </w:r>
      <w:r>
        <w:rPr>
          <w:rFonts w:hint="default" w:ascii="Arial" w:hAnsi="Arial" w:cs="Arial"/>
          <w:b w:val="0"/>
          <w:i w:val="0"/>
          <w:caps w:val="0"/>
          <w:color w:val="333333"/>
          <w:spacing w:val="0"/>
          <w:sz w:val="21"/>
          <w:szCs w:val="21"/>
          <w:vertAlign w:val="baseline"/>
        </w:rPr>
        <w:t>达到最小，正好是算术平均</w:t>
      </w:r>
      <w:r>
        <w:rPr>
          <w:rFonts w:hint="default" w:ascii="Arial" w:hAnsi="Arial" w:cs="Arial"/>
          <w:b w:val="0"/>
          <w:i w:val="0"/>
          <w:caps w:val="0"/>
          <w:color w:val="333333"/>
          <w:spacing w:val="0"/>
          <w:sz w:val="21"/>
          <w:szCs w:val="21"/>
          <w:vertAlign w:val="baseline"/>
        </w:rPr>
        <w:fldChar w:fldCharType="begin"/>
      </w:r>
      <w:r>
        <w:rPr>
          <w:rFonts w:hint="default" w:ascii="Arial" w:hAnsi="Arial" w:cs="Arial"/>
          <w:b w:val="0"/>
          <w:i w:val="0"/>
          <w:caps w:val="0"/>
          <w:color w:val="333333"/>
          <w:spacing w:val="0"/>
          <w:sz w:val="21"/>
          <w:szCs w:val="21"/>
          <w:vertAlign w:val="baseline"/>
        </w:rPr>
        <w:instrText xml:space="preserve">INCLUDEPICTURE \d "http://img.blog.csdn.net/20131111201056140" \* MERGEFORMATINET </w:instrText>
      </w:r>
      <w:r>
        <w:rPr>
          <w:rFonts w:hint="default" w:ascii="Arial" w:hAnsi="Arial" w:cs="Arial"/>
          <w:b w:val="0"/>
          <w:i w:val="0"/>
          <w:caps w:val="0"/>
          <w:color w:val="333333"/>
          <w:spacing w:val="0"/>
          <w:sz w:val="21"/>
          <w:szCs w:val="21"/>
          <w:vertAlign w:val="baseline"/>
        </w:rPr>
        <w:fldChar w:fldCharType="separate"/>
      </w:r>
      <w:r>
        <w:rPr>
          <w:rFonts w:hint="default" w:ascii="Arial" w:hAnsi="Arial" w:cs="Arial"/>
          <w:b w:val="0"/>
          <w:i w:val="0"/>
          <w:caps w:val="0"/>
          <w:color w:val="333333"/>
          <w:spacing w:val="0"/>
          <w:sz w:val="21"/>
          <w:szCs w:val="21"/>
          <w:vertAlign w:val="baseline"/>
        </w:rPr>
        <w:drawing>
          <wp:inline distT="0" distB="0" distL="114300" distR="114300">
            <wp:extent cx="923925" cy="314325"/>
            <wp:effectExtent l="0" t="0" r="9525" b="9525"/>
            <wp:docPr id="20" name="图片 255" descr="IMG_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55" descr="IMG_510"/>
                    <pic:cNvPicPr>
                      <a:picLocks noChangeAspect="1"/>
                    </pic:cNvPicPr>
                  </pic:nvPicPr>
                  <pic:blipFill>
                    <a:blip r:embed="rId310" r:link="rId311"/>
                    <a:stretch>
                      <a:fillRect/>
                    </a:stretch>
                  </pic:blipFill>
                  <pic:spPr>
                    <a:xfrm>
                      <a:off x="0" y="0"/>
                      <a:ext cx="923925" cy="314325"/>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vertAlign w:val="baseline"/>
        </w:rPr>
        <w:fldChar w:fldCharType="end"/>
      </w:r>
      <w:r>
        <w:rPr>
          <w:rFonts w:hint="default" w:ascii="Arial" w:hAnsi="Arial" w:cs="Arial"/>
          <w:b w:val="0"/>
          <w:i w:val="0"/>
          <w:caps w:val="0"/>
          <w:color w:val="333333"/>
          <w:spacing w:val="0"/>
          <w:sz w:val="21"/>
          <w:szCs w:val="21"/>
          <w:vertAlign w:val="baseline"/>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90" w:lineRule="atLeast"/>
        <w:ind w:left="0" w:right="0" w:firstLine="0"/>
        <w:jc w:val="left"/>
        <w:textAlignment w:val="baseline"/>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vertAlign w:val="baseline"/>
        </w:rPr>
        <w:t>    由于算术平均是一个历经考验的方法，而以上的推理说明，算术平均是最小二乘的一个特例，所以从另一个角度说明了最小二乘方法的优良性，使我们对最小二乘法更加有信心。</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90" w:lineRule="atLeast"/>
        <w:ind w:left="0" w:right="0" w:firstLine="0"/>
        <w:jc w:val="left"/>
        <w:textAlignment w:val="baseline"/>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vertAlign w:val="baseline"/>
        </w:rPr>
        <w:t>    最小二乘法发表之后很快得到了大家的认可接受，并迅速的在数据分析实践中被广泛使用。不过历史上又有人把最小二乘法的发明归功于高斯，这又是怎么一回事呢。高斯在1809年也发表了最小二乘法，并且声称自己已经使用这个方法多年。高斯发明了小行星定位的数学方法，并在数据分析中使用最小二乘方法进行计算，准确的预测了谷神星的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90" w:lineRule="atLeast"/>
        <w:ind w:left="0" w:right="0" w:firstLine="0"/>
        <w:jc w:val="left"/>
        <w:textAlignment w:val="baseline"/>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vertAlign w:val="baseline"/>
        </w:rPr>
        <w:t>    说了这么多，貌似跟本文的主题SVM没啥关系呀，别急，请让我继续阐述。本质上说，最小二乘法即是一种参数估计方法，说到参数估计，咱们得从一元线性模型说起。</w:t>
      </w:r>
    </w:p>
    <w:p>
      <w:pPr>
        <w:pStyle w:val="5"/>
        <w:keepNext w:val="0"/>
        <w:keepLines w:val="0"/>
        <w:widowControl/>
        <w:suppressLineNumbers w:val="0"/>
        <w:shd w:val="clear" w:fill="FFFFFF"/>
        <w:spacing w:line="390" w:lineRule="atLeast"/>
        <w:ind w:left="0" w:firstLine="0"/>
        <w:jc w:val="left"/>
        <w:rPr>
          <w:rFonts w:hint="default" w:ascii="Arial" w:hAnsi="Arial" w:cs="Arial"/>
          <w:i w:val="0"/>
          <w:caps w:val="0"/>
          <w:color w:val="333333"/>
          <w:spacing w:val="0"/>
        </w:rPr>
      </w:pPr>
      <w:bookmarkStart w:id="25" w:name="t28"/>
      <w:bookmarkEnd w:id="25"/>
      <w:r>
        <w:rPr>
          <w:rFonts w:hint="default" w:ascii="Arial" w:hAnsi="Arial" w:cs="Arial"/>
          <w:i w:val="0"/>
          <w:caps w:val="0"/>
          <w:color w:val="333333"/>
          <w:spacing w:val="0"/>
          <w:shd w:val="clear" w:fill="FFFFFF"/>
        </w:rPr>
        <w:t>3.4.2、最小二乘法的解法</w:t>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什么是一元线性模型呢？ 请允许我引用</w:t>
      </w:r>
      <w:r>
        <w:rPr>
          <w:rFonts w:hint="default" w:ascii="Arial" w:hAnsi="Arial" w:eastAsia="宋体" w:cs="Arial"/>
          <w:b w:val="0"/>
          <w:i w:val="0"/>
          <w:caps w:val="0"/>
          <w:color w:val="336699"/>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336699"/>
          <w:spacing w:val="0"/>
          <w:kern w:val="0"/>
          <w:sz w:val="21"/>
          <w:szCs w:val="21"/>
          <w:u w:val="none"/>
          <w:shd w:val="clear" w:fill="FFFFFF"/>
          <w:lang w:val="en-US" w:eastAsia="zh-CN" w:bidi="ar"/>
        </w:rPr>
        <w:instrText xml:space="preserve"> HYPERLINK "http://blog.csdn.net/qll125596718/article/details/8248249" \t "http://blog.csdn.net/v_july_v/article/details/_blank" </w:instrText>
      </w:r>
      <w:r>
        <w:rPr>
          <w:rFonts w:hint="default" w:ascii="Arial" w:hAnsi="Arial" w:eastAsia="宋体" w:cs="Arial"/>
          <w:b w:val="0"/>
          <w:i w:val="0"/>
          <w:caps w:val="0"/>
          <w:color w:val="336699"/>
          <w:spacing w:val="0"/>
          <w:kern w:val="0"/>
          <w:sz w:val="21"/>
          <w:szCs w:val="21"/>
          <w:u w:val="none"/>
          <w:shd w:val="clear" w:fill="FFFFFF"/>
          <w:lang w:val="en-US" w:eastAsia="zh-CN" w:bidi="ar"/>
        </w:rPr>
        <w:fldChar w:fldCharType="separate"/>
      </w:r>
      <w:r>
        <w:rPr>
          <w:rStyle w:val="10"/>
          <w:rFonts w:hint="default" w:ascii="Comic Sans MS" w:hAnsi="Comic Sans MS" w:eastAsia="Comic Sans MS" w:cs="Comic Sans MS"/>
          <w:b w:val="0"/>
          <w:i w:val="0"/>
          <w:caps w:val="0"/>
          <w:color w:val="336699"/>
          <w:spacing w:val="0"/>
          <w:sz w:val="21"/>
          <w:szCs w:val="21"/>
          <w:u w:val="none"/>
          <w:shd w:val="clear" w:fill="FFFFFF"/>
        </w:rPr>
        <w:t>这</w:t>
      </w:r>
      <w:r>
        <w:rPr>
          <w:rStyle w:val="10"/>
          <w:rFonts w:hint="default" w:ascii="Arial" w:hAnsi="Arial" w:eastAsia="宋体" w:cs="Arial"/>
          <w:b w:val="0"/>
          <w:i w:val="0"/>
          <w:caps w:val="0"/>
          <w:color w:val="336699"/>
          <w:spacing w:val="0"/>
          <w:sz w:val="21"/>
          <w:szCs w:val="21"/>
          <w:u w:val="none"/>
          <w:shd w:val="clear" w:fill="FFFFFF"/>
        </w:rPr>
        <w:t>里</w:t>
      </w:r>
      <w:r>
        <w:rPr>
          <w:rFonts w:hint="default" w:ascii="Arial" w:hAnsi="Arial" w:eastAsia="宋体" w:cs="Arial"/>
          <w:b w:val="0"/>
          <w:i w:val="0"/>
          <w:caps w:val="0"/>
          <w:color w:val="336699"/>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的内容，先来梳理下几个基本概念：</w:t>
      </w:r>
    </w:p>
    <w:p>
      <w:pPr>
        <w:keepNext w:val="0"/>
        <w:keepLines w:val="0"/>
        <w:widowControl/>
        <w:numPr>
          <w:ilvl w:val="0"/>
          <w:numId w:val="9"/>
        </w:numPr>
        <w:suppressLineNumbers w:val="0"/>
        <w:tabs>
          <w:tab w:val="left" w:pos="720"/>
        </w:tabs>
        <w:spacing w:before="0" w:beforeAutospacing="1" w:after="0" w:afterAutospacing="1" w:line="390" w:lineRule="atLeast"/>
        <w:ind w:left="720" w:hanging="360"/>
        <w:jc w:val="left"/>
      </w:pPr>
      <w:r>
        <w:rPr>
          <w:rFonts w:hint="default" w:ascii="Arial" w:hAnsi="Arial" w:cs="Arial"/>
          <w:b w:val="0"/>
          <w:i w:val="0"/>
          <w:caps w:val="0"/>
          <w:color w:val="333333"/>
          <w:spacing w:val="0"/>
          <w:sz w:val="21"/>
          <w:szCs w:val="21"/>
          <w:shd w:val="clear" w:fill="FFFFFF"/>
        </w:rPr>
        <w:t>监督学习中，如果预测的变量是离散的，我们称其为分类（如决策树，支持向量机等），如果预测的变量是连续的，我们称其为回归。</w:t>
      </w:r>
    </w:p>
    <w:p>
      <w:pPr>
        <w:keepNext w:val="0"/>
        <w:keepLines w:val="0"/>
        <w:widowControl/>
        <w:numPr>
          <w:ilvl w:val="0"/>
          <w:numId w:val="9"/>
        </w:numPr>
        <w:suppressLineNumbers w:val="0"/>
        <w:tabs>
          <w:tab w:val="left" w:pos="720"/>
        </w:tabs>
        <w:spacing w:before="0" w:beforeAutospacing="1" w:after="0" w:afterAutospacing="1" w:line="390" w:lineRule="atLeast"/>
        <w:ind w:left="720" w:hanging="360"/>
        <w:jc w:val="left"/>
      </w:pPr>
      <w:r>
        <w:rPr>
          <w:rFonts w:hint="default" w:ascii="Arial" w:hAnsi="Arial" w:cs="Arial"/>
          <w:b w:val="0"/>
          <w:i w:val="0"/>
          <w:caps w:val="0"/>
          <w:color w:val="333333"/>
          <w:spacing w:val="0"/>
          <w:sz w:val="21"/>
          <w:szCs w:val="21"/>
          <w:shd w:val="clear" w:fill="FFFFFF"/>
        </w:rPr>
        <w:t>回归分析中，如果只包括一个自变量和一个因变量，且二者的关系可用一条直线近似表示，这种回归分析称为一元线性回归分析。</w:t>
      </w:r>
    </w:p>
    <w:p>
      <w:pPr>
        <w:keepNext w:val="0"/>
        <w:keepLines w:val="0"/>
        <w:widowControl/>
        <w:numPr>
          <w:ilvl w:val="0"/>
          <w:numId w:val="9"/>
        </w:numPr>
        <w:suppressLineNumbers w:val="0"/>
        <w:tabs>
          <w:tab w:val="left" w:pos="720"/>
        </w:tabs>
        <w:spacing w:before="0" w:beforeAutospacing="1" w:after="0" w:afterAutospacing="1" w:line="390" w:lineRule="atLeast"/>
        <w:ind w:left="720" w:hanging="360"/>
        <w:jc w:val="left"/>
      </w:pPr>
      <w:r>
        <w:rPr>
          <w:rFonts w:hint="default" w:ascii="Arial" w:hAnsi="Arial" w:cs="Arial"/>
          <w:b w:val="0"/>
          <w:i w:val="0"/>
          <w:caps w:val="0"/>
          <w:color w:val="333333"/>
          <w:spacing w:val="0"/>
          <w:sz w:val="21"/>
          <w:szCs w:val="21"/>
          <w:shd w:val="clear" w:fill="FFFFFF"/>
        </w:rPr>
        <w:t>如果回归分析中包括两个或两个以上的自变量，且因变量和自变量之间是线性关系，则称为多元线性回归分析。</w:t>
      </w:r>
    </w:p>
    <w:p>
      <w:pPr>
        <w:keepNext w:val="0"/>
        <w:keepLines w:val="0"/>
        <w:widowControl/>
        <w:numPr>
          <w:ilvl w:val="0"/>
          <w:numId w:val="9"/>
        </w:numPr>
        <w:suppressLineNumbers w:val="0"/>
        <w:tabs>
          <w:tab w:val="left" w:pos="720"/>
        </w:tabs>
        <w:spacing w:before="0" w:beforeAutospacing="1" w:after="0" w:afterAutospacing="1" w:line="390" w:lineRule="atLeast"/>
        <w:ind w:left="720" w:hanging="360"/>
        <w:jc w:val="left"/>
      </w:pPr>
      <w:r>
        <w:rPr>
          <w:rFonts w:hint="default" w:ascii="Arial" w:hAnsi="Arial" w:cs="Arial"/>
          <w:b w:val="0"/>
          <w:i w:val="0"/>
          <w:caps w:val="0"/>
          <w:color w:val="333333"/>
          <w:spacing w:val="0"/>
          <w:sz w:val="21"/>
          <w:szCs w:val="21"/>
          <w:shd w:val="clear" w:fill="FFFFFF"/>
        </w:rPr>
        <w:t>对于二维空间线性是一条直线；对于三维空间线性是一个平面，对于多维空间线性是一个超平面...   </w:t>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对于一元线性回归模型, 假设从总体中获取了n组观察值（X1，Y1），（X2，Y2）， …，（Xn，Yn）。对于平面中的这n个点，可以使用无数条曲线来拟合。要求样本回归函数尽可能好地拟合这组值。综合起来看，这条直线处于样本数据的中心位置最合理。 </w:t>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选择最佳拟合曲线的标准可以确定为：使总的拟合误差（即总残差）达到最小。有以下三个标准可以选择：        </w:t>
      </w:r>
    </w:p>
    <w:p>
      <w:pPr>
        <w:keepNext w:val="0"/>
        <w:keepLines w:val="0"/>
        <w:widowControl/>
        <w:numPr>
          <w:ilvl w:val="0"/>
          <w:numId w:val="10"/>
        </w:numPr>
        <w:suppressLineNumbers w:val="0"/>
        <w:tabs>
          <w:tab w:val="left" w:pos="720"/>
        </w:tabs>
        <w:spacing w:before="0" w:beforeAutospacing="1" w:after="0" w:afterAutospacing="1" w:line="390" w:lineRule="atLeast"/>
        <w:ind w:left="720" w:hanging="360"/>
        <w:jc w:val="left"/>
      </w:pPr>
      <w:r>
        <w:rPr>
          <w:rFonts w:hint="default" w:ascii="Arial" w:hAnsi="Arial" w:cs="Arial"/>
          <w:b w:val="0"/>
          <w:i w:val="0"/>
          <w:caps w:val="0"/>
          <w:color w:val="333333"/>
          <w:spacing w:val="0"/>
          <w:sz w:val="21"/>
          <w:szCs w:val="21"/>
          <w:shd w:val="clear" w:fill="FFFFFF"/>
        </w:rPr>
        <w:t>用“残差和最小”确定直线位置是一个途径。但很快发现计算“残差和”存在相互抵消的问题。</w:t>
      </w:r>
    </w:p>
    <w:p>
      <w:pPr>
        <w:keepNext w:val="0"/>
        <w:keepLines w:val="0"/>
        <w:widowControl/>
        <w:numPr>
          <w:ilvl w:val="0"/>
          <w:numId w:val="10"/>
        </w:numPr>
        <w:suppressLineNumbers w:val="0"/>
        <w:tabs>
          <w:tab w:val="left" w:pos="720"/>
        </w:tabs>
        <w:spacing w:before="0" w:beforeAutospacing="1" w:after="0" w:afterAutospacing="1" w:line="390" w:lineRule="atLeast"/>
        <w:ind w:left="720" w:hanging="360"/>
        <w:jc w:val="left"/>
      </w:pPr>
      <w:r>
        <w:rPr>
          <w:rFonts w:hint="default" w:ascii="Arial" w:hAnsi="Arial" w:cs="Arial"/>
          <w:b w:val="0"/>
          <w:i w:val="0"/>
          <w:caps w:val="0"/>
          <w:color w:val="333333"/>
          <w:spacing w:val="0"/>
          <w:sz w:val="21"/>
          <w:szCs w:val="21"/>
          <w:shd w:val="clear" w:fill="FFFFFF"/>
        </w:rPr>
        <w:t>用“残差绝对值和最小”确定直线位置也是一个途径。但绝对值的计算比较麻烦。</w:t>
      </w:r>
    </w:p>
    <w:p>
      <w:pPr>
        <w:keepNext w:val="0"/>
        <w:keepLines w:val="0"/>
        <w:widowControl/>
        <w:numPr>
          <w:ilvl w:val="0"/>
          <w:numId w:val="10"/>
        </w:numPr>
        <w:suppressLineNumbers w:val="0"/>
        <w:tabs>
          <w:tab w:val="left" w:pos="720"/>
        </w:tabs>
        <w:spacing w:before="0" w:beforeAutospacing="1" w:after="0" w:afterAutospacing="1" w:line="390" w:lineRule="atLeast"/>
        <w:ind w:left="720" w:hanging="360"/>
        <w:jc w:val="left"/>
      </w:pPr>
      <w:r>
        <w:rPr>
          <w:rFonts w:hint="default" w:ascii="Arial" w:hAnsi="Arial" w:cs="Arial"/>
          <w:b w:val="0"/>
          <w:i w:val="0"/>
          <w:caps w:val="0"/>
          <w:color w:val="333333"/>
          <w:spacing w:val="0"/>
          <w:sz w:val="21"/>
          <w:szCs w:val="21"/>
          <w:shd w:val="clear" w:fill="FFFFFF"/>
        </w:rPr>
        <w:t>最小二乘法的原则是以“残差平方和最小”确定直线位置。用最小二乘法除了计算比较方便外，得到的估计量还具有优良特性。这种方法对异常值非常敏感。　 </w:t>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最常用的是普通最小二乘法（ Ordinary  Least Square，OLS）：所选择的回归模型应该使所有观察值的残差平方和达到最小，即采用平方损失函数。 　</w:t>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我们定义样本回归模型为：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90" w:lineRule="atLeast"/>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"http://img.blog.csdn.net/20131119160327140"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243965" cy="477520"/>
            <wp:effectExtent l="0" t="0" r="13335" b="17780"/>
            <wp:docPr id="257" name="图片 256" descr="IMG_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256" descr="IMG_511"/>
                    <pic:cNvPicPr>
                      <a:picLocks noChangeAspect="1"/>
                    </pic:cNvPicPr>
                  </pic:nvPicPr>
                  <pic:blipFill>
                    <a:blip r:embed="rId312" r:link="rId313"/>
                    <a:stretch>
                      <a:fillRect/>
                    </a:stretch>
                  </pic:blipFill>
                  <pic:spPr>
                    <a:xfrm>
                      <a:off x="0" y="0"/>
                      <a:ext cx="1243965" cy="47752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其中ei为样本（Xi, Yi）的误差。</w:t>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接着，定义平方损失函数Q：</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90" w:lineRule="atLeast"/>
        <w:ind w:left="1440" w:right="144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"http://img.blog.csdn.net/20131119160407609"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269615" cy="441960"/>
            <wp:effectExtent l="0" t="0" r="6985" b="15240"/>
            <wp:docPr id="258" name="图片 257" descr="IM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57" descr="IMG_512"/>
                    <pic:cNvPicPr>
                      <a:picLocks noChangeAspect="1"/>
                    </pic:cNvPicPr>
                  </pic:nvPicPr>
                  <pic:blipFill>
                    <a:blip r:embed="rId314" r:link="rId315"/>
                    <a:stretch>
                      <a:fillRect/>
                    </a:stretch>
                  </pic:blipFill>
                  <pic:spPr>
                    <a:xfrm>
                      <a:off x="0" y="0"/>
                      <a:ext cx="3269615" cy="44196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则通过Q最小确定这条直线，即确定</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"http://img.blog.csdn.net/20131119160453328"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518160" cy="317500"/>
            <wp:effectExtent l="0" t="0" r="15240" b="6350"/>
            <wp:docPr id="260" name="图片 259" descr="IMG_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259" descr="IMG_514"/>
                    <pic:cNvPicPr>
                      <a:picLocks noChangeAspect="1"/>
                    </pic:cNvPicPr>
                  </pic:nvPicPr>
                  <pic:blipFill>
                    <a:blip r:embed="rId316" r:link="rId317"/>
                    <a:stretch>
                      <a:fillRect/>
                    </a:stretch>
                  </pic:blipFill>
                  <pic:spPr>
                    <a:xfrm>
                      <a:off x="0" y="0"/>
                      <a:ext cx="518160" cy="3175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，以</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"http://img.blog.csdn.net/20131119160502531"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490855" cy="300355"/>
            <wp:effectExtent l="0" t="0" r="4445" b="4445"/>
            <wp:docPr id="262" name="图片 261" descr="IMG_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261" descr="IMG_516"/>
                    <pic:cNvPicPr>
                      <a:picLocks noChangeAspect="1"/>
                    </pic:cNvPicPr>
                  </pic:nvPicPr>
                  <pic:blipFill>
                    <a:blip r:embed="rId316" r:link="rId317"/>
                    <a:stretch>
                      <a:fillRect/>
                    </a:stretch>
                  </pic:blipFill>
                  <pic:spPr>
                    <a:xfrm>
                      <a:off x="0" y="0"/>
                      <a:ext cx="490855" cy="30035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为变量，把它们看作是Q的函数，就变成了一个求极值的问题，可以通过求导数得到。</w:t>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求Q对两个待估参数的偏导数：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90" w:lineRule="atLeast"/>
        <w:ind w:left="2160" w:right="216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"http://img.blog.csdn.net/20131119160514921"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783840" cy="991235"/>
            <wp:effectExtent l="0" t="0" r="16510" b="18415"/>
            <wp:docPr id="263" name="图片 262" descr="IMG_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262" descr="IMG_517"/>
                    <pic:cNvPicPr>
                      <a:picLocks noChangeAspect="1"/>
                    </pic:cNvPicPr>
                  </pic:nvPicPr>
                  <pic:blipFill>
                    <a:blip r:embed="rId318" r:link="rId319"/>
                    <a:stretch>
                      <a:fillRect/>
                    </a:stretch>
                  </pic:blipFill>
                  <pic:spPr>
                    <a:xfrm>
                      <a:off x="0" y="0"/>
                      <a:ext cx="2783840" cy="99123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根据数学知识我们知道，函数的极值点为偏导为0的点。   </w:t>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解得：</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1440" w:right="144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t>        </w:t>
      </w: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"http://img.blog.csdn.net/20131119160555593"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515870" cy="1251585"/>
            <wp:effectExtent l="0" t="0" r="17780" b="5715"/>
            <wp:docPr id="264" name="图片 263" descr="IMG_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63" descr="IMG_518"/>
                    <pic:cNvPicPr>
                      <a:picLocks noChangeAspect="1"/>
                    </pic:cNvPicPr>
                  </pic:nvPicPr>
                  <pic:blipFill>
                    <a:blip r:embed="rId320" r:link="rId321"/>
                    <a:stretch>
                      <a:fillRect/>
                    </a:stretch>
                  </pic:blipFill>
                  <pic:spPr>
                    <a:xfrm>
                      <a:off x="0" y="0"/>
                      <a:ext cx="2515870" cy="125158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这就是最小二乘法的解法，就是求得平方损失函数的极值点。自此，你看到求解最小二乘法与求解SVM问题何等相似，尤其是定义损失函数，而后通过偏导求得极值。</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Comic Sans MS" w:hAnsi="Comic Sans MS" w:eastAsia="Comic Sans MS" w:cs="Comic Sans MS"/>
          <w:b w:val="0"/>
          <w:i w:val="0"/>
          <w:caps w:val="0"/>
          <w:color w:val="333333"/>
          <w:spacing w:val="0"/>
          <w:sz w:val="21"/>
          <w:szCs w:val="21"/>
          <w:shd w:val="clear" w:fill="FFFFFF"/>
        </w:rPr>
        <w:t>   OK，更多请参看陈希孺院士的《数理统计学简史》的第4章、最小二乘法。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i w:val="0"/>
          <w:caps w:val="0"/>
          <w:color w:val="333333"/>
          <w:spacing w:val="0"/>
        </w:rPr>
      </w:pPr>
      <w:bookmarkStart w:id="26" w:name="t29"/>
      <w:bookmarkEnd w:id="26"/>
      <w:r>
        <w:rPr>
          <w:rStyle w:val="9"/>
          <w:rFonts w:hint="default" w:ascii="Comic Sans MS" w:hAnsi="Comic Sans MS" w:eastAsia="Comic Sans MS" w:cs="Comic Sans MS"/>
          <w:i w:val="0"/>
          <w:caps w:val="0"/>
          <w:color w:val="333333"/>
          <w:spacing w:val="0"/>
          <w:shd w:val="clear" w:fill="FFFFFF"/>
        </w:rPr>
        <w:t>3.5</w:t>
      </w:r>
      <w:r>
        <w:rPr>
          <w:rFonts w:hint="default" w:ascii="Comic Sans MS" w:hAnsi="Comic Sans MS" w:eastAsia="Comic Sans MS" w:cs="Comic Sans MS"/>
          <w:i w:val="0"/>
          <w:caps w:val="0"/>
          <w:color w:val="333333"/>
          <w:spacing w:val="0"/>
          <w:shd w:val="clear" w:fill="FFFFFF"/>
        </w:rPr>
        <w:t>、SMO算法</w:t>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jc w:val="left"/>
        <w:rPr>
          <w:rFonts w:hint="default" w:ascii="Tahoma" w:hAnsi="Tahoma" w:eastAsia="Tahoma" w:cs="Tahoma"/>
          <w:color w:val="333333"/>
          <w:sz w:val="21"/>
          <w:szCs w:val="21"/>
        </w:rPr>
      </w:pPr>
      <w:r>
        <w:rPr>
          <w:rFonts w:hint="default" w:ascii="Tahoma" w:hAnsi="Tahoma" w:eastAsia="Tahoma" w:cs="Tahoma"/>
          <w:b w:val="0"/>
          <w:i w:val="0"/>
          <w:caps w:val="0"/>
          <w:color w:val="333333"/>
          <w:spacing w:val="0"/>
          <w:sz w:val="21"/>
          <w:szCs w:val="21"/>
          <w:shd w:val="clear" w:fill="FFFFFF"/>
        </w:rPr>
        <w:t>    在上文中，我们提到了求解对偶问题的序列最小最优化SMO算法，但并未提到其具体解法。首先看下最后悬而未决的问题：</w:t>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ind w:left="2160" w:right="2160"/>
        <w:jc w:val="left"/>
        <w:rPr>
          <w:rFonts w:hint="default" w:ascii="Tahoma" w:hAnsi="Tahoma" w:eastAsia="Tahoma" w:cs="Tahoma"/>
          <w:color w:val="333333"/>
          <w:sz w:val="21"/>
          <w:szCs w:val="21"/>
        </w:rPr>
      </w:pP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"http://img.my.csdn.net/uploads/201304/03/1364965166_4508.jpg"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2017395" cy="861060"/>
            <wp:effectExtent l="0" t="0" r="1905" b="15240"/>
            <wp:docPr id="265" name="图片 264" descr="IMG_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264" descr="IMG_519"/>
                    <pic:cNvPicPr>
                      <a:picLocks noChangeAspect="1"/>
                    </pic:cNvPicPr>
                  </pic:nvPicPr>
                  <pic:blipFill>
                    <a:blip r:embed="rId268" r:link="rId269"/>
                    <a:stretch>
                      <a:fillRect/>
                    </a:stretch>
                  </pic:blipFill>
                  <pic:spPr>
                    <a:xfrm>
                      <a:off x="0" y="0"/>
                      <a:ext cx="2017395" cy="86106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Tahoma" w:hAnsi="Tahoma" w:eastAsia="Tahoma" w:cs="Tahoma"/>
          <w:b w:val="0"/>
          <w:i w:val="0"/>
          <w:caps w:val="0"/>
          <w:color w:val="333333"/>
          <w:spacing w:val="0"/>
          <w:sz w:val="21"/>
          <w:szCs w:val="21"/>
          <w:shd w:val="clear" w:fill="FFFFFF"/>
        </w:rPr>
        <w:t>    等价于求解：</w:t>
      </w:r>
    </w:p>
    <w:p>
      <w:pPr>
        <w:pStyle w:val="6"/>
        <w:keepNext w:val="0"/>
        <w:keepLines w:val="0"/>
        <w:widowControl/>
        <w:suppressLineNumbers w:val="0"/>
        <w:spacing w:line="390" w:lineRule="atLeast"/>
        <w:ind w:left="1440" w:right="1440"/>
        <w:jc w:val="left"/>
      </w:pP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"http://img.blog.csdn.net/20131120105753218"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2606675" cy="913765"/>
            <wp:effectExtent l="0" t="0" r="3175" b="635"/>
            <wp:docPr id="267" name="图片 265" descr="IMG_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65" descr="IMG_520"/>
                    <pic:cNvPicPr>
                      <a:picLocks noChangeAspect="1"/>
                    </pic:cNvPicPr>
                  </pic:nvPicPr>
                  <pic:blipFill>
                    <a:blip r:embed="rId322" r:link="rId323"/>
                    <a:stretch>
                      <a:fillRect/>
                    </a:stretch>
                  </pic:blipFill>
                  <pic:spPr>
                    <a:xfrm>
                      <a:off x="0" y="0"/>
                      <a:ext cx="2606675" cy="913765"/>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jc w:val="left"/>
        <w:rPr>
          <w:rFonts w:hint="default" w:ascii="Tahoma" w:hAnsi="Tahoma" w:eastAsia="Tahoma" w:cs="Tahoma"/>
          <w:color w:val="333333"/>
          <w:sz w:val="21"/>
          <w:szCs w:val="21"/>
        </w:rPr>
      </w:pPr>
      <w:r>
        <w:rPr>
          <w:rFonts w:hint="default" w:ascii="Tahoma" w:hAnsi="Tahoma" w:eastAsia="Tahoma" w:cs="Tahoma"/>
          <w:b w:val="0"/>
          <w:i w:val="0"/>
          <w:caps w:val="0"/>
          <w:color w:val="333333"/>
          <w:spacing w:val="0"/>
          <w:sz w:val="21"/>
          <w:szCs w:val="21"/>
          <w:shd w:val="clear" w:fill="FFFFFF"/>
        </w:rPr>
        <w:t>    1998年，Microsoft Research的John C. Platt在</w:t>
      </w:r>
      <w:r>
        <w:rPr>
          <w:rFonts w:hint="default" w:ascii="Tahoma" w:hAnsi="Tahoma" w:eastAsia="Tahoma" w:cs="Tahoma"/>
          <w:b w:val="0"/>
          <w:i w:val="0"/>
          <w:caps w:val="0"/>
          <w:color w:val="336699"/>
          <w:spacing w:val="0"/>
          <w:sz w:val="21"/>
          <w:szCs w:val="21"/>
          <w:u w:val="none"/>
          <w:shd w:val="clear" w:fill="FFFFFF"/>
        </w:rPr>
        <w:fldChar w:fldCharType="begin"/>
      </w:r>
      <w:r>
        <w:rPr>
          <w:rFonts w:hint="default" w:ascii="Tahoma" w:hAnsi="Tahoma" w:eastAsia="Tahoma" w:cs="Tahoma"/>
          <w:b w:val="0"/>
          <w:i w:val="0"/>
          <w:caps w:val="0"/>
          <w:color w:val="336699"/>
          <w:spacing w:val="0"/>
          <w:sz w:val="21"/>
          <w:szCs w:val="21"/>
          <w:u w:val="none"/>
          <w:shd w:val="clear" w:fill="FFFFFF"/>
        </w:rPr>
        <w:instrText xml:space="preserve"> HYPERLINK "http://research.microsoft.com/en-us/um/people/jplatt/smoTR.pdf" \t "http://blog.csdn.net/v_july_v/article/details/_blank" </w:instrText>
      </w:r>
      <w:r>
        <w:rPr>
          <w:rFonts w:hint="default" w:ascii="Tahoma" w:hAnsi="Tahoma" w:eastAsia="Tahoma" w:cs="Tahoma"/>
          <w:b w:val="0"/>
          <w:i w:val="0"/>
          <w:caps w:val="0"/>
          <w:color w:val="336699"/>
          <w:spacing w:val="0"/>
          <w:sz w:val="21"/>
          <w:szCs w:val="21"/>
          <w:u w:val="none"/>
          <w:shd w:val="clear" w:fill="FFFFFF"/>
        </w:rPr>
        <w:fldChar w:fldCharType="separate"/>
      </w:r>
      <w:r>
        <w:rPr>
          <w:rStyle w:val="10"/>
          <w:rFonts w:hint="default" w:ascii="Tahoma" w:hAnsi="Tahoma" w:eastAsia="Tahoma" w:cs="Tahoma"/>
          <w:b w:val="0"/>
          <w:i w:val="0"/>
          <w:caps w:val="0"/>
          <w:color w:val="336699"/>
          <w:spacing w:val="0"/>
          <w:sz w:val="21"/>
          <w:szCs w:val="21"/>
          <w:u w:val="none"/>
          <w:shd w:val="clear" w:fill="FFFFFF"/>
        </w:rPr>
        <w:t>论文</w:t>
      </w:r>
      <w:r>
        <w:rPr>
          <w:rFonts w:hint="default" w:ascii="Tahoma" w:hAnsi="Tahoma" w:eastAsia="Tahoma" w:cs="Tahoma"/>
          <w:b w:val="0"/>
          <w:i w:val="0"/>
          <w:caps w:val="0"/>
          <w:color w:val="336699"/>
          <w:spacing w:val="0"/>
          <w:sz w:val="21"/>
          <w:szCs w:val="21"/>
          <w:u w:val="none"/>
          <w:shd w:val="clear" w:fill="FFFFFF"/>
        </w:rPr>
        <w:fldChar w:fldCharType="end"/>
      </w:r>
      <w:r>
        <w:rPr>
          <w:rFonts w:hint="default" w:ascii="Tahoma" w:hAnsi="Tahoma" w:eastAsia="Tahoma" w:cs="Tahoma"/>
          <w:b w:val="0"/>
          <w:i w:val="0"/>
          <w:caps w:val="0"/>
          <w:color w:val="333333"/>
          <w:spacing w:val="0"/>
          <w:sz w:val="21"/>
          <w:szCs w:val="21"/>
          <w:shd w:val="clear" w:fill="FFFFFF"/>
        </w:rPr>
        <w:t>《Sequential Minimal Optimization：A Fast Algorithm for Training Support Vector Machines》中提出针对上述问题的解法：SMO算法，它很快便成为最快的二次规划优化算法，特别是在针对线性SVM和数据稀疏时性能更优。</w:t>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jc w:val="left"/>
        <w:rPr>
          <w:rFonts w:hint="default" w:ascii="Tahoma" w:hAnsi="Tahoma" w:eastAsia="Tahoma" w:cs="Tahoma"/>
          <w:color w:val="333333"/>
          <w:sz w:val="21"/>
          <w:szCs w:val="21"/>
        </w:rPr>
      </w:pPr>
      <w:r>
        <w:rPr>
          <w:rFonts w:hint="default" w:ascii="Tahoma" w:hAnsi="Tahoma" w:eastAsia="Tahoma" w:cs="Tahoma"/>
          <w:b w:val="0"/>
          <w:i w:val="0"/>
          <w:caps w:val="0"/>
          <w:color w:val="333333"/>
          <w:spacing w:val="0"/>
          <w:sz w:val="21"/>
          <w:szCs w:val="21"/>
          <w:shd w:val="clear" w:fill="FFFFFF"/>
        </w:rPr>
        <w:t>    接下来，咱们便参考John C. Platt的</w:t>
      </w:r>
      <w:r>
        <w:rPr>
          <w:rFonts w:hint="default" w:ascii="Tahoma" w:hAnsi="Tahoma" w:eastAsia="Tahoma" w:cs="Tahoma"/>
          <w:b w:val="0"/>
          <w:i w:val="0"/>
          <w:caps w:val="0"/>
          <w:color w:val="336699"/>
          <w:spacing w:val="0"/>
          <w:sz w:val="21"/>
          <w:szCs w:val="21"/>
          <w:u w:val="none"/>
          <w:shd w:val="clear" w:fill="FFFFFF"/>
        </w:rPr>
        <w:fldChar w:fldCharType="begin"/>
      </w:r>
      <w:r>
        <w:rPr>
          <w:rFonts w:hint="default" w:ascii="Tahoma" w:hAnsi="Tahoma" w:eastAsia="Tahoma" w:cs="Tahoma"/>
          <w:b w:val="0"/>
          <w:i w:val="0"/>
          <w:caps w:val="0"/>
          <w:color w:val="336699"/>
          <w:spacing w:val="0"/>
          <w:sz w:val="21"/>
          <w:szCs w:val="21"/>
          <w:u w:val="none"/>
          <w:shd w:val="clear" w:fill="FFFFFF"/>
        </w:rPr>
        <w:instrText xml:space="preserve"> HYPERLINK "http://research.microsoft.com/en-us/um/people/jplatt/smoTR.pdf" \t "http://blog.csdn.net/v_july_v/article/details/_blank" </w:instrText>
      </w:r>
      <w:r>
        <w:rPr>
          <w:rFonts w:hint="default" w:ascii="Tahoma" w:hAnsi="Tahoma" w:eastAsia="Tahoma" w:cs="Tahoma"/>
          <w:b w:val="0"/>
          <w:i w:val="0"/>
          <w:caps w:val="0"/>
          <w:color w:val="336699"/>
          <w:spacing w:val="0"/>
          <w:sz w:val="21"/>
          <w:szCs w:val="21"/>
          <w:u w:val="none"/>
          <w:shd w:val="clear" w:fill="FFFFFF"/>
        </w:rPr>
        <w:fldChar w:fldCharType="separate"/>
      </w:r>
      <w:r>
        <w:rPr>
          <w:rStyle w:val="10"/>
          <w:rFonts w:hint="default" w:ascii="Tahoma" w:hAnsi="Tahoma" w:eastAsia="Tahoma" w:cs="Tahoma"/>
          <w:b w:val="0"/>
          <w:i w:val="0"/>
          <w:caps w:val="0"/>
          <w:color w:val="336699"/>
          <w:spacing w:val="0"/>
          <w:sz w:val="21"/>
          <w:szCs w:val="21"/>
          <w:u w:val="none"/>
          <w:shd w:val="clear" w:fill="FFFFFF"/>
        </w:rPr>
        <w:t>这篇</w:t>
      </w:r>
      <w:r>
        <w:rPr>
          <w:rFonts w:hint="default" w:ascii="Tahoma" w:hAnsi="Tahoma" w:eastAsia="Tahoma" w:cs="Tahoma"/>
          <w:b w:val="0"/>
          <w:i w:val="0"/>
          <w:caps w:val="0"/>
          <w:color w:val="336699"/>
          <w:spacing w:val="0"/>
          <w:sz w:val="21"/>
          <w:szCs w:val="21"/>
          <w:u w:val="none"/>
          <w:shd w:val="clear" w:fill="FFFFFF"/>
        </w:rPr>
        <w:fldChar w:fldCharType="end"/>
      </w:r>
      <w:r>
        <w:rPr>
          <w:rFonts w:hint="default" w:ascii="Tahoma" w:hAnsi="Tahoma" w:eastAsia="Tahoma" w:cs="Tahoma"/>
          <w:b w:val="0"/>
          <w:i w:val="0"/>
          <w:caps w:val="0"/>
          <w:color w:val="333333"/>
          <w:spacing w:val="0"/>
          <w:sz w:val="21"/>
          <w:szCs w:val="21"/>
          <w:shd w:val="clear" w:fill="FFFFFF"/>
        </w:rPr>
        <w:t>文章来看看SMO的解法是怎样的。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pPr>
      <w:bookmarkStart w:id="27" w:name="t30"/>
      <w:bookmarkEnd w:id="27"/>
      <w:r>
        <w:rPr>
          <w:rStyle w:val="8"/>
          <w:b/>
          <w:i w:val="0"/>
          <w:caps w:val="0"/>
          <w:color w:val="333333"/>
          <w:spacing w:val="0"/>
          <w:shd w:val="clear" w:fill="FFFFFF"/>
        </w:rPr>
        <w:t>3.5.1、SMO算法的推导</w:t>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jc w:val="left"/>
        <w:rPr>
          <w:rFonts w:hint="default" w:ascii="Tahoma" w:hAnsi="Tahoma" w:eastAsia="Tahoma" w:cs="Tahoma"/>
          <w:color w:val="333333"/>
          <w:sz w:val="21"/>
          <w:szCs w:val="21"/>
        </w:rPr>
      </w:pPr>
      <w:r>
        <w:rPr>
          <w:rFonts w:hint="default" w:ascii="Tahoma" w:hAnsi="Tahoma" w:eastAsia="Tahoma" w:cs="Tahoma"/>
          <w:b w:val="0"/>
          <w:i w:val="0"/>
          <w:caps w:val="0"/>
          <w:color w:val="333333"/>
          <w:spacing w:val="0"/>
          <w:sz w:val="21"/>
          <w:szCs w:val="21"/>
          <w:shd w:val="clear" w:fill="FFFFFF"/>
        </w:rPr>
        <w:t>    咱们首先来定义特征到结果的输出函数：</w:t>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ind w:left="2882" w:right="2882"/>
        <w:jc w:val="left"/>
        <w:rPr>
          <w:rFonts w:hint="default" w:ascii="Tahoma" w:hAnsi="Tahoma" w:eastAsia="Tahoma" w:cs="Tahoma"/>
          <w:color w:val="333333"/>
          <w:sz w:val="21"/>
          <w:szCs w:val="21"/>
        </w:rPr>
      </w:pP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"http://img.blog.csdn.net/20131120103601656"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807720" cy="177800"/>
            <wp:effectExtent l="0" t="0" r="11430" b="12700"/>
            <wp:docPr id="268" name="图片 266" descr="IMG_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266" descr="IMG_521"/>
                    <pic:cNvPicPr>
                      <a:picLocks noChangeAspect="1"/>
                    </pic:cNvPicPr>
                  </pic:nvPicPr>
                  <pic:blipFill>
                    <a:blip r:embed="rId50" r:link="rId51"/>
                    <a:stretch>
                      <a:fillRect/>
                    </a:stretch>
                  </pic:blipFill>
                  <pic:spPr>
                    <a:xfrm>
                      <a:off x="0" y="0"/>
                      <a:ext cx="807720" cy="1778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jc w:val="left"/>
        <w:rPr>
          <w:rFonts w:hint="default" w:ascii="Tahoma" w:hAnsi="Tahoma" w:eastAsia="Tahoma" w:cs="Tahoma"/>
          <w:color w:val="333333"/>
          <w:sz w:val="21"/>
          <w:szCs w:val="21"/>
        </w:rPr>
      </w:pPr>
      <w:r>
        <w:rPr>
          <w:rFonts w:hint="default" w:ascii="Tahoma" w:hAnsi="Tahoma" w:eastAsia="Tahoma" w:cs="Tahoma"/>
          <w:b w:val="0"/>
          <w:i w:val="0"/>
          <w:caps w:val="0"/>
          <w:color w:val="333333"/>
          <w:spacing w:val="0"/>
          <w:sz w:val="21"/>
          <w:szCs w:val="21"/>
          <w:shd w:val="clear" w:fill="FFFFFF"/>
        </w:rPr>
        <w:t>    注：这个u与我们之前定义的</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"http://img.blog.csdn.net/20131107201211968"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1257300" cy="200025"/>
            <wp:effectExtent l="0" t="0" r="0" b="9525"/>
            <wp:docPr id="269" name="图片 267" descr="IMG_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267" descr="IMG_522"/>
                    <pic:cNvPicPr>
                      <a:picLocks noChangeAspect="1"/>
                    </pic:cNvPicPr>
                  </pic:nvPicPr>
                  <pic:blipFill>
                    <a:blip r:embed="rId46" r:link="rId47"/>
                    <a:stretch>
                      <a:fillRect/>
                    </a:stretch>
                  </pic:blipFill>
                  <pic:spPr>
                    <a:xfrm>
                      <a:off x="0" y="0"/>
                      <a:ext cx="1257300" cy="200025"/>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Tahoma" w:hAnsi="Tahoma" w:eastAsia="Tahoma" w:cs="Tahoma"/>
          <w:b w:val="0"/>
          <w:i w:val="0"/>
          <w:caps w:val="0"/>
          <w:color w:val="333333"/>
          <w:spacing w:val="0"/>
          <w:sz w:val="21"/>
          <w:szCs w:val="21"/>
          <w:shd w:val="clear" w:fill="FFFFFF"/>
        </w:rPr>
        <w:t>实质是一样的。</w:t>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jc w:val="left"/>
        <w:rPr>
          <w:rFonts w:hint="default" w:ascii="Tahoma" w:hAnsi="Tahoma" w:eastAsia="Tahoma" w:cs="Tahoma"/>
          <w:color w:val="333333"/>
          <w:sz w:val="21"/>
          <w:szCs w:val="21"/>
        </w:rPr>
      </w:pPr>
      <w:r>
        <w:rPr>
          <w:rFonts w:hint="default" w:ascii="Tahoma" w:hAnsi="Tahoma" w:eastAsia="Tahoma" w:cs="Tahoma"/>
          <w:b w:val="0"/>
          <w:i w:val="0"/>
          <w:caps w:val="0"/>
          <w:color w:val="333333"/>
          <w:spacing w:val="0"/>
          <w:sz w:val="21"/>
          <w:szCs w:val="21"/>
          <w:shd w:val="clear" w:fill="FFFFFF"/>
        </w:rPr>
        <w:t>    接着，重新定义下咱们原始的优化问题，权当重新回顾，如下：</w:t>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ind w:left="1440" w:right="1440"/>
        <w:jc w:val="left"/>
        <w:rPr>
          <w:rFonts w:hint="default" w:ascii="Tahoma" w:hAnsi="Tahoma" w:eastAsia="Tahoma" w:cs="Tahoma"/>
          <w:color w:val="333333"/>
          <w:sz w:val="21"/>
          <w:szCs w:val="21"/>
        </w:rPr>
      </w:pP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"http://img.blog.csdn.net/20131120103959046"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2387600" cy="288925"/>
            <wp:effectExtent l="0" t="0" r="12700" b="15875"/>
            <wp:docPr id="270" name="图片 268" descr="IMG_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68" descr="IMG_523"/>
                    <pic:cNvPicPr>
                      <a:picLocks noChangeAspect="1"/>
                    </pic:cNvPicPr>
                  </pic:nvPicPr>
                  <pic:blipFill>
                    <a:blip r:embed="rId324" r:link="rId325"/>
                    <a:stretch>
                      <a:fillRect/>
                    </a:stretch>
                  </pic:blipFill>
                  <pic:spPr>
                    <a:xfrm>
                      <a:off x="0" y="0"/>
                      <a:ext cx="2387600" cy="288925"/>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jc w:val="left"/>
        <w:rPr>
          <w:rFonts w:hint="default" w:ascii="Tahoma" w:hAnsi="Tahoma" w:eastAsia="Tahoma" w:cs="Tahoma"/>
          <w:color w:val="333333"/>
          <w:sz w:val="21"/>
          <w:szCs w:val="21"/>
        </w:rPr>
      </w:pPr>
      <w:r>
        <w:rPr>
          <w:rFonts w:hint="default" w:ascii="Tahoma" w:hAnsi="Tahoma" w:eastAsia="Tahoma" w:cs="Tahoma"/>
          <w:b w:val="0"/>
          <w:i w:val="0"/>
          <w:caps w:val="0"/>
          <w:color w:val="333333"/>
          <w:spacing w:val="0"/>
          <w:sz w:val="21"/>
          <w:szCs w:val="21"/>
          <w:shd w:val="clear" w:fill="FFFFFF"/>
        </w:rPr>
        <w:t>    求导得到：</w:t>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ind w:left="1440" w:right="1440"/>
        <w:jc w:val="left"/>
        <w:rPr>
          <w:rFonts w:hint="default" w:ascii="Tahoma" w:hAnsi="Tahoma" w:eastAsia="Tahoma" w:cs="Tahoma"/>
          <w:color w:val="333333"/>
          <w:sz w:val="21"/>
          <w:szCs w:val="21"/>
        </w:rPr>
      </w:pP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"http://img.blog.csdn.net/20131120104205453"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2441575" cy="354330"/>
            <wp:effectExtent l="0" t="0" r="15875" b="7620"/>
            <wp:docPr id="271" name="图片 269" descr="IMG_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269" descr="IMG_524"/>
                    <pic:cNvPicPr>
                      <a:picLocks noChangeAspect="1"/>
                    </pic:cNvPicPr>
                  </pic:nvPicPr>
                  <pic:blipFill>
                    <a:blip r:embed="rId326" r:link="rId327"/>
                    <a:stretch>
                      <a:fillRect/>
                    </a:stretch>
                  </pic:blipFill>
                  <pic:spPr>
                    <a:xfrm>
                      <a:off x="0" y="0"/>
                      <a:ext cx="2441575" cy="35433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jc w:val="left"/>
        <w:rPr>
          <w:rFonts w:hint="default" w:ascii="Tahoma" w:hAnsi="Tahoma" w:eastAsia="Tahoma" w:cs="Tahoma"/>
          <w:color w:val="333333"/>
          <w:sz w:val="21"/>
          <w:szCs w:val="21"/>
        </w:rPr>
      </w:pPr>
      <w:r>
        <w:rPr>
          <w:rFonts w:hint="default" w:ascii="Tahoma" w:hAnsi="Tahoma" w:eastAsia="Tahoma" w:cs="Tahoma"/>
          <w:b w:val="0"/>
          <w:i w:val="0"/>
          <w:caps w:val="0"/>
          <w:color w:val="333333"/>
          <w:spacing w:val="0"/>
          <w:sz w:val="21"/>
          <w:szCs w:val="21"/>
          <w:shd w:val="clear" w:fill="FFFFFF"/>
        </w:rPr>
        <w:t>    代入</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"http://img.blog.csdn.net/20131120103601656"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1038225" cy="228600"/>
            <wp:effectExtent l="0" t="0" r="9525" b="0"/>
            <wp:docPr id="272" name="图片 270" descr="IMG_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270" descr="IMG_525"/>
                    <pic:cNvPicPr>
                      <a:picLocks noChangeAspect="1"/>
                    </pic:cNvPicPr>
                  </pic:nvPicPr>
                  <pic:blipFill>
                    <a:blip r:embed="rId50" r:link="rId51"/>
                    <a:stretch>
                      <a:fillRect/>
                    </a:stretch>
                  </pic:blipFill>
                  <pic:spPr>
                    <a:xfrm>
                      <a:off x="0" y="0"/>
                      <a:ext cx="1038225" cy="2286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Tahoma" w:hAnsi="Tahoma" w:eastAsia="Tahoma" w:cs="Tahoma"/>
          <w:b w:val="0"/>
          <w:i w:val="0"/>
          <w:caps w:val="0"/>
          <w:color w:val="333333"/>
          <w:spacing w:val="0"/>
          <w:sz w:val="21"/>
          <w:szCs w:val="21"/>
          <w:shd w:val="clear" w:fill="FFFFFF"/>
        </w:rPr>
        <w:t>中，可得</w:t>
      </w:r>
      <w:r>
        <w:rPr>
          <w:rFonts w:hint="default" w:ascii="Comic Sans MS" w:hAnsi="Comic Sans MS" w:eastAsia="Comic Sans MS" w:cs="Comic Sans MS"/>
          <w:b w:val="0"/>
          <w:i w:val="0"/>
          <w:caps w:val="0"/>
          <w:color w:val="333333"/>
          <w:spacing w:val="0"/>
          <w:sz w:val="21"/>
          <w:szCs w:val="21"/>
          <w:shd w:val="clear" w:fill="FFFFFF"/>
        </w:rPr>
        <w:fldChar w:fldCharType="begin"/>
      </w:r>
      <w:r>
        <w:rPr>
          <w:rFonts w:hint="default" w:ascii="Comic Sans MS" w:hAnsi="Comic Sans MS" w:eastAsia="Comic Sans MS" w:cs="Comic Sans MS"/>
          <w:b w:val="0"/>
          <w:i w:val="0"/>
          <w:caps w:val="0"/>
          <w:color w:val="333333"/>
          <w:spacing w:val="0"/>
          <w:sz w:val="21"/>
          <w:szCs w:val="21"/>
          <w:shd w:val="clear" w:fill="FFFFFF"/>
        </w:rPr>
        <w:instrText xml:space="preserve">INCLUDEPICTURE \d "http://img.blog.csdn.net/20131120105420562" \* MERGEFORMATINET </w:instrText>
      </w:r>
      <w:r>
        <w:rPr>
          <w:rFonts w:hint="default" w:ascii="Comic Sans MS" w:hAnsi="Comic Sans MS" w:eastAsia="Comic Sans MS" w:cs="Comic Sans MS"/>
          <w:b w:val="0"/>
          <w:i w:val="0"/>
          <w:caps w:val="0"/>
          <w:color w:val="333333"/>
          <w:spacing w:val="0"/>
          <w:sz w:val="21"/>
          <w:szCs w:val="21"/>
          <w:shd w:val="clear" w:fill="FFFFFF"/>
        </w:rPr>
        <w:fldChar w:fldCharType="separate"/>
      </w:r>
      <w:r>
        <w:rPr>
          <w:rFonts w:hint="default" w:ascii="Comic Sans MS" w:hAnsi="Comic Sans MS" w:eastAsia="Comic Sans MS" w:cs="Comic Sans MS"/>
          <w:b w:val="0"/>
          <w:i w:val="0"/>
          <w:caps w:val="0"/>
          <w:color w:val="333333"/>
          <w:spacing w:val="0"/>
          <w:sz w:val="21"/>
          <w:szCs w:val="21"/>
          <w:shd w:val="clear" w:fill="FFFFFF"/>
        </w:rPr>
        <w:drawing>
          <wp:inline distT="0" distB="0" distL="114300" distR="114300">
            <wp:extent cx="1216660" cy="384175"/>
            <wp:effectExtent l="0" t="0" r="2540" b="15875"/>
            <wp:docPr id="273" name="图片 271" descr="IMG_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71" descr="IMG_526"/>
                    <pic:cNvPicPr>
                      <a:picLocks noChangeAspect="1"/>
                    </pic:cNvPicPr>
                  </pic:nvPicPr>
                  <pic:blipFill>
                    <a:blip r:embed="rId328" r:link="rId329"/>
                    <a:stretch>
                      <a:fillRect/>
                    </a:stretch>
                  </pic:blipFill>
                  <pic:spPr>
                    <a:xfrm>
                      <a:off x="0" y="0"/>
                      <a:ext cx="1216660" cy="384175"/>
                    </a:xfrm>
                    <a:prstGeom prst="rect">
                      <a:avLst/>
                    </a:prstGeom>
                    <a:noFill/>
                    <a:ln w="9525">
                      <a:noFill/>
                      <a:miter/>
                    </a:ln>
                  </pic:spPr>
                </pic:pic>
              </a:graphicData>
            </a:graphic>
          </wp:inline>
        </w:drawing>
      </w:r>
      <w:r>
        <w:rPr>
          <w:rFonts w:hint="default" w:ascii="Comic Sans MS" w:hAnsi="Comic Sans MS" w:eastAsia="Comic Sans MS" w:cs="Comic Sans MS"/>
          <w:b w:val="0"/>
          <w:i w:val="0"/>
          <w:caps w:val="0"/>
          <w:color w:val="333333"/>
          <w:spacing w:val="0"/>
          <w:sz w:val="21"/>
          <w:szCs w:val="21"/>
          <w:shd w:val="clear" w:fill="FFFFFF"/>
        </w:rPr>
        <w:fldChar w:fldCharType="end"/>
      </w:r>
      <w:r>
        <w:rPr>
          <w:rFonts w:hint="default" w:ascii="Tahoma" w:hAnsi="Tahoma" w:eastAsia="Tahoma" w:cs="Tahoma"/>
          <w:b w:val="0"/>
          <w:i w:val="0"/>
          <w:caps w:val="0"/>
          <w:color w:val="333333"/>
          <w:spacing w:val="0"/>
          <w:sz w:val="21"/>
          <w:szCs w:val="21"/>
          <w:shd w:val="clear" w:fill="FFFFFF"/>
        </w:rPr>
        <w:t>。</w:t>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jc w:val="left"/>
        <w:rPr>
          <w:rFonts w:hint="default" w:ascii="Tahoma" w:hAnsi="Tahoma" w:eastAsia="Tahoma" w:cs="Tahoma"/>
          <w:color w:val="333333"/>
          <w:sz w:val="21"/>
          <w:szCs w:val="21"/>
        </w:rPr>
      </w:pPr>
      <w:r>
        <w:rPr>
          <w:rFonts w:hint="default" w:ascii="Tahoma" w:hAnsi="Tahoma" w:eastAsia="Tahoma" w:cs="Tahoma"/>
          <w:b w:val="0"/>
          <w:i w:val="0"/>
          <w:caps w:val="0"/>
          <w:color w:val="333333"/>
          <w:spacing w:val="0"/>
          <w:sz w:val="21"/>
          <w:szCs w:val="21"/>
          <w:shd w:val="clear" w:fill="FFFFFF"/>
        </w:rPr>
        <w:t>    通过引入拉格朗日乘子转换为对偶问题后，得：</w:t>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ind w:left="1440" w:right="1440"/>
        <w:jc w:val="left"/>
        <w:rPr>
          <w:rFonts w:hint="default" w:ascii="Tahoma" w:hAnsi="Tahoma" w:eastAsia="Tahoma" w:cs="Tahoma"/>
          <w:color w:val="333333"/>
          <w:sz w:val="21"/>
          <w:szCs w:val="21"/>
        </w:rPr>
      </w:pP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"http://img.blog.csdn.net/20131120104258437"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2468245" cy="364490"/>
            <wp:effectExtent l="0" t="0" r="8255" b="16510"/>
            <wp:docPr id="274" name="图片 272" descr="IMG_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72" descr="IMG_527"/>
                    <pic:cNvPicPr>
                      <a:picLocks noChangeAspect="1"/>
                    </pic:cNvPicPr>
                  </pic:nvPicPr>
                  <pic:blipFill>
                    <a:blip r:embed="rId330" r:link="rId331"/>
                    <a:stretch>
                      <a:fillRect/>
                    </a:stretch>
                  </pic:blipFill>
                  <pic:spPr>
                    <a:xfrm>
                      <a:off x="0" y="0"/>
                      <a:ext cx="2468245" cy="36449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jc w:val="left"/>
        <w:rPr>
          <w:rFonts w:hint="default" w:ascii="Tahoma" w:hAnsi="Tahoma" w:eastAsia="Tahoma" w:cs="Tahoma"/>
          <w:color w:val="333333"/>
          <w:sz w:val="21"/>
          <w:szCs w:val="21"/>
        </w:rPr>
      </w:pPr>
      <w:r>
        <w:rPr>
          <w:rFonts w:hint="default" w:ascii="Tahoma" w:hAnsi="Tahoma" w:eastAsia="Tahoma" w:cs="Tahoma"/>
          <w:b w:val="0"/>
          <w:i w:val="0"/>
          <w:caps w:val="0"/>
          <w:color w:val="333333"/>
          <w:spacing w:val="0"/>
          <w:sz w:val="21"/>
          <w:szCs w:val="21"/>
          <w:shd w:val="clear" w:fill="FFFFFF"/>
        </w:rPr>
        <w:t>   s.t：</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"http://img.blog.csdn.net/20131120104335796"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1038225" cy="276225"/>
            <wp:effectExtent l="0" t="0" r="9525" b="9525"/>
            <wp:docPr id="275" name="图片 273" descr="IMG_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73" descr="IMG_528"/>
                    <pic:cNvPicPr>
                      <a:picLocks noChangeAspect="1"/>
                    </pic:cNvPicPr>
                  </pic:nvPicPr>
                  <pic:blipFill>
                    <a:blip r:embed="rId332" r:link="rId333"/>
                    <a:stretch>
                      <a:fillRect/>
                    </a:stretch>
                  </pic:blipFill>
                  <pic:spPr>
                    <a:xfrm>
                      <a:off x="0" y="0"/>
                      <a:ext cx="1038225" cy="276225"/>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jc w:val="left"/>
        <w:rPr>
          <w:rFonts w:hint="default" w:ascii="Tahoma" w:hAnsi="Tahoma" w:eastAsia="Tahoma" w:cs="Tahoma"/>
          <w:color w:val="333333"/>
          <w:sz w:val="21"/>
          <w:szCs w:val="21"/>
        </w:rPr>
      </w:pPr>
      <w:r>
        <w:rPr>
          <w:rFonts w:hint="default" w:ascii="Tahoma" w:hAnsi="Tahoma" w:eastAsia="Tahoma" w:cs="Tahoma"/>
          <w:b w:val="0"/>
          <w:i w:val="0"/>
          <w:caps w:val="0"/>
          <w:color w:val="333333"/>
          <w:spacing w:val="0"/>
          <w:sz w:val="21"/>
          <w:szCs w:val="21"/>
          <w:shd w:val="clear" w:fill="FFFFFF"/>
        </w:rPr>
        <w:t>且</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"http://img.blog.csdn.net/20131120104344000"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1019175" cy="552450"/>
            <wp:effectExtent l="0" t="0" r="9525" b="0"/>
            <wp:docPr id="276" name="图片 274" descr="IMG_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4" descr="IMG_529"/>
                    <pic:cNvPicPr>
                      <a:picLocks noChangeAspect="1"/>
                    </pic:cNvPicPr>
                  </pic:nvPicPr>
                  <pic:blipFill>
                    <a:blip r:embed="rId334" r:link="rId335"/>
                    <a:stretch>
                      <a:fillRect/>
                    </a:stretch>
                  </pic:blipFill>
                  <pic:spPr>
                    <a:xfrm>
                      <a:off x="0" y="0"/>
                      <a:ext cx="1019175" cy="55245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jc w:val="left"/>
        <w:rPr>
          <w:rFonts w:hint="default" w:ascii="Tahoma" w:hAnsi="Tahoma" w:eastAsia="Tahoma" w:cs="Tahoma"/>
          <w:color w:val="333333"/>
          <w:sz w:val="21"/>
          <w:szCs w:val="21"/>
        </w:rPr>
      </w:pPr>
      <w:r>
        <w:rPr>
          <w:rFonts w:hint="default" w:ascii="Tahoma" w:hAnsi="Tahoma" w:eastAsia="Tahoma" w:cs="Tahoma"/>
          <w:b w:val="0"/>
          <w:i w:val="0"/>
          <w:caps w:val="0"/>
          <w:color w:val="333333"/>
          <w:spacing w:val="0"/>
          <w:sz w:val="21"/>
          <w:szCs w:val="21"/>
          <w:shd w:val="clear" w:fill="FFFFFF"/>
        </w:rPr>
        <w:t>    注：这里得到的min函数与我们之前的max函数实质也是一样，因为把符号变下，即由min转化为max的问题，且yi也与之前的</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"http://img.blog.csdn.net/20131120104727609"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190500" cy="200025"/>
            <wp:effectExtent l="0" t="0" r="0" b="7620"/>
            <wp:docPr id="277" name="图片 275" descr="IMG_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75" descr="IMG_530"/>
                    <pic:cNvPicPr>
                      <a:picLocks noChangeAspect="1"/>
                    </pic:cNvPicPr>
                  </pic:nvPicPr>
                  <pic:blipFill>
                    <a:blip r:embed="rId336" r:link="rId337"/>
                    <a:stretch>
                      <a:fillRect/>
                    </a:stretch>
                  </pic:blipFill>
                  <pic:spPr>
                    <a:xfrm>
                      <a:off x="0" y="0"/>
                      <a:ext cx="190500" cy="200025"/>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Tahoma" w:hAnsi="Tahoma" w:eastAsia="Tahoma" w:cs="Tahoma"/>
          <w:b w:val="0"/>
          <w:i w:val="0"/>
          <w:caps w:val="0"/>
          <w:color w:val="333333"/>
          <w:spacing w:val="0"/>
          <w:sz w:val="21"/>
          <w:szCs w:val="21"/>
          <w:shd w:val="clear" w:fill="FFFFFF"/>
        </w:rPr>
        <w:t>等价，yj亦如此。</w:t>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经过加入松弛变量</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"C:\\Users\\ADMINI~1\\AppData\\Local\\Temp\\TempPic\\%)0AC029OE_W9}ELHM$3JVK.tmp"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304800" cy="304800"/>
            <wp:effectExtent l="0" t="0" r="0" b="0"/>
            <wp:docPr id="278" name="图片 276" descr="IMG_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276" descr="IMG_531"/>
                    <pic:cNvPicPr>
                      <a:picLocks noChangeAspect="1"/>
                    </pic:cNvPicPr>
                  </pic:nvPicPr>
                  <pic:blipFill>
                    <a:blip r:embed="rId102" r:link="rId10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后，模型修改为：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90" w:lineRule="atLeast"/>
        <w:ind w:left="1440" w:right="144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"http://img.blog.csdn.net/20131120105112312"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687320" cy="333375"/>
            <wp:effectExtent l="0" t="0" r="17780" b="9525"/>
            <wp:docPr id="279" name="图片 277" descr="IMG_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77" descr="IMG_532"/>
                    <pic:cNvPicPr>
                      <a:picLocks noChangeAspect="1"/>
                    </pic:cNvPicPr>
                  </pic:nvPicPr>
                  <pic:blipFill>
                    <a:blip r:embed="rId338" r:link="rId339"/>
                    <a:stretch>
                      <a:fillRect/>
                    </a:stretch>
                  </pic:blipFill>
                  <pic:spPr>
                    <a:xfrm>
                      <a:off x="0" y="0"/>
                      <a:ext cx="2687320" cy="3333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pStyle w:val="6"/>
        <w:keepNext w:val="0"/>
        <w:keepLines w:val="0"/>
        <w:widowControl/>
        <w:suppressLineNumbers w:val="0"/>
        <w:spacing w:line="390" w:lineRule="atLeast"/>
        <w:ind w:left="2160" w:right="2160"/>
        <w:jc w:val="left"/>
      </w:pPr>
      <w:r>
        <w:rPr>
          <w:rFonts w:hint="eastAsia" w:ascii="宋体" w:hAnsi="宋体" w:eastAsia="宋体" w:cs="宋体"/>
          <w:b w:val="0"/>
          <w:i w:val="0"/>
          <w:caps w:val="0"/>
          <w:color w:val="333333"/>
          <w:spacing w:val="0"/>
          <w:sz w:val="24"/>
          <w:szCs w:val="24"/>
          <w:shd w:val="clear" w:fill="FFFFFF"/>
        </w:rPr>
        <w:fldChar w:fldCharType="begin"/>
      </w:r>
      <w:r>
        <w:rPr>
          <w:rFonts w:hint="eastAsia" w:ascii="宋体" w:hAnsi="宋体" w:eastAsia="宋体" w:cs="宋体"/>
          <w:b w:val="0"/>
          <w:i w:val="0"/>
          <w:caps w:val="0"/>
          <w:color w:val="333333"/>
          <w:spacing w:val="0"/>
          <w:sz w:val="24"/>
          <w:szCs w:val="24"/>
          <w:shd w:val="clear" w:fill="FFFFFF"/>
        </w:rPr>
        <w:instrText xml:space="preserve">INCLUDEPICTURE \d "http://img.blog.csdn.net/20131120105326156" \* MERGEFORMATINET </w:instrText>
      </w:r>
      <w:r>
        <w:rPr>
          <w:rFonts w:hint="eastAsia" w:ascii="宋体" w:hAnsi="宋体" w:eastAsia="宋体" w:cs="宋体"/>
          <w:b w:val="0"/>
          <w:i w:val="0"/>
          <w:caps w:val="0"/>
          <w:color w:val="333333"/>
          <w:spacing w:val="0"/>
          <w:sz w:val="24"/>
          <w:szCs w:val="24"/>
          <w:shd w:val="clear" w:fill="FFFFFF"/>
        </w:rPr>
        <w:fldChar w:fldCharType="separate"/>
      </w:r>
      <w:r>
        <w:rPr>
          <w:rFonts w:hint="eastAsia" w:ascii="宋体" w:hAnsi="宋体" w:eastAsia="宋体" w:cs="宋体"/>
          <w:b w:val="0"/>
          <w:i w:val="0"/>
          <w:caps w:val="0"/>
          <w:color w:val="333333"/>
          <w:spacing w:val="0"/>
          <w:sz w:val="24"/>
          <w:szCs w:val="24"/>
          <w:shd w:val="clear" w:fill="FFFFFF"/>
        </w:rPr>
        <w:drawing>
          <wp:inline distT="0" distB="0" distL="114300" distR="114300">
            <wp:extent cx="957580" cy="239395"/>
            <wp:effectExtent l="0" t="0" r="13970" b="8255"/>
            <wp:docPr id="280" name="图片 278" descr="IMG_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278" descr="IMG_533"/>
                    <pic:cNvPicPr>
                      <a:picLocks noChangeAspect="1"/>
                    </pic:cNvPicPr>
                  </pic:nvPicPr>
                  <pic:blipFill>
                    <a:blip r:embed="rId340" r:link="rId341"/>
                    <a:stretch>
                      <a:fillRect/>
                    </a:stretch>
                  </pic:blipFill>
                  <pic:spPr>
                    <a:xfrm>
                      <a:off x="0" y="0"/>
                      <a:ext cx="957580" cy="23939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sz w:val="24"/>
          <w:szCs w:val="24"/>
          <w:shd w:val="clear" w:fill="FFFFFF"/>
        </w:rPr>
        <w:fldChar w:fldCharType="end"/>
      </w:r>
    </w:p>
    <w:p>
      <w:pPr>
        <w:pStyle w:val="6"/>
        <w:keepNext w:val="0"/>
        <w:keepLines w:val="0"/>
        <w:widowControl/>
        <w:suppressLineNumbers w:val="0"/>
        <w:spacing w:line="390" w:lineRule="atLeast"/>
        <w:jc w:val="left"/>
      </w:pPr>
      <w:r>
        <w:rPr>
          <w:rFonts w:hint="default" w:ascii="Arial" w:hAnsi="Arial" w:cs="Arial"/>
          <w:b w:val="0"/>
          <w:i w:val="0"/>
          <w:caps w:val="0"/>
          <w:color w:val="333333"/>
          <w:spacing w:val="0"/>
          <w:sz w:val="21"/>
          <w:szCs w:val="21"/>
          <w:shd w:val="clear" w:fill="FFFFFF"/>
        </w:rPr>
        <w:t>    从而最终我们的问题变为：</w:t>
      </w:r>
    </w:p>
    <w:p>
      <w:pPr>
        <w:pStyle w:val="6"/>
        <w:keepNext w:val="0"/>
        <w:keepLines w:val="0"/>
        <w:widowControl/>
        <w:suppressLineNumbers w:val="0"/>
        <w:spacing w:line="390" w:lineRule="atLeast"/>
        <w:ind w:left="1440" w:right="1440"/>
        <w:jc w:val="left"/>
      </w:pPr>
      <w:r>
        <w:rPr>
          <w:rFonts w:hint="eastAsia" w:ascii="宋体" w:hAnsi="宋体" w:eastAsia="宋体" w:cs="宋体"/>
          <w:b w:val="0"/>
          <w:i w:val="0"/>
          <w:caps w:val="0"/>
          <w:color w:val="333333"/>
          <w:spacing w:val="0"/>
          <w:sz w:val="24"/>
          <w:szCs w:val="24"/>
          <w:shd w:val="clear" w:fill="FFFFFF"/>
        </w:rPr>
        <w:fldChar w:fldCharType="begin"/>
      </w:r>
      <w:r>
        <w:rPr>
          <w:rFonts w:hint="eastAsia" w:ascii="宋体" w:hAnsi="宋体" w:eastAsia="宋体" w:cs="宋体"/>
          <w:b w:val="0"/>
          <w:i w:val="0"/>
          <w:caps w:val="0"/>
          <w:color w:val="333333"/>
          <w:spacing w:val="0"/>
          <w:sz w:val="24"/>
          <w:szCs w:val="24"/>
          <w:shd w:val="clear" w:fill="FFFFFF"/>
        </w:rPr>
        <w:instrText xml:space="preserve">INCLUDEPICTURE \d "http://img.blog.csdn.net/20131120105753218" \* MERGEFORMATINET </w:instrText>
      </w:r>
      <w:r>
        <w:rPr>
          <w:rFonts w:hint="eastAsia" w:ascii="宋体" w:hAnsi="宋体" w:eastAsia="宋体" w:cs="宋体"/>
          <w:b w:val="0"/>
          <w:i w:val="0"/>
          <w:caps w:val="0"/>
          <w:color w:val="333333"/>
          <w:spacing w:val="0"/>
          <w:sz w:val="24"/>
          <w:szCs w:val="24"/>
          <w:shd w:val="clear" w:fill="FFFFFF"/>
        </w:rPr>
        <w:fldChar w:fldCharType="separate"/>
      </w:r>
      <w:r>
        <w:rPr>
          <w:rFonts w:hint="eastAsia" w:ascii="宋体" w:hAnsi="宋体" w:eastAsia="宋体" w:cs="宋体"/>
          <w:b w:val="0"/>
          <w:i w:val="0"/>
          <w:caps w:val="0"/>
          <w:color w:val="333333"/>
          <w:spacing w:val="0"/>
          <w:sz w:val="24"/>
          <w:szCs w:val="24"/>
          <w:shd w:val="clear" w:fill="FFFFFF"/>
        </w:rPr>
        <w:drawing>
          <wp:inline distT="0" distB="0" distL="114300" distR="114300">
            <wp:extent cx="2293620" cy="803910"/>
            <wp:effectExtent l="0" t="0" r="11430" b="15240"/>
            <wp:docPr id="281" name="图片 279" descr="IMG_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279" descr="IMG_534"/>
                    <pic:cNvPicPr>
                      <a:picLocks noChangeAspect="1"/>
                    </pic:cNvPicPr>
                  </pic:nvPicPr>
                  <pic:blipFill>
                    <a:blip r:embed="rId322" r:link="rId323"/>
                    <a:stretch>
                      <a:fillRect/>
                    </a:stretch>
                  </pic:blipFill>
                  <pic:spPr>
                    <a:xfrm>
                      <a:off x="0" y="0"/>
                      <a:ext cx="2293620" cy="80391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sz w:val="24"/>
          <w:szCs w:val="24"/>
          <w:shd w:val="clear" w:fill="FFFFFF"/>
        </w:rPr>
        <w:fldChar w:fldCharType="end"/>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jc w:val="left"/>
        <w:rPr>
          <w:rFonts w:hint="default" w:ascii="Tahoma" w:hAnsi="Tahoma" w:eastAsia="Tahoma" w:cs="Tahoma"/>
          <w:color w:val="333333"/>
          <w:sz w:val="21"/>
          <w:szCs w:val="21"/>
        </w:rPr>
      </w:pPr>
      <w:r>
        <w:rPr>
          <w:rFonts w:hint="default" w:ascii="Tahoma" w:hAnsi="Tahoma" w:eastAsia="Tahoma" w:cs="Tahoma"/>
          <w:b w:val="0"/>
          <w:i w:val="0"/>
          <w:caps w:val="0"/>
          <w:color w:val="333333"/>
          <w:spacing w:val="0"/>
          <w:sz w:val="21"/>
          <w:szCs w:val="21"/>
          <w:shd w:val="clear" w:fill="FFFFFF"/>
        </w:rPr>
        <w:t>    下面要解决的问题是：在</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"http://img.blog.csdn.net/20140917223126859"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1419225" cy="171450"/>
            <wp:effectExtent l="0" t="0" r="9525" b="0"/>
            <wp:docPr id="282" name="图片 280" descr="IMG_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80" descr="IMG_535"/>
                    <pic:cNvPicPr>
                      <a:picLocks noChangeAspect="1"/>
                    </pic:cNvPicPr>
                  </pic:nvPicPr>
                  <pic:blipFill>
                    <a:blip r:embed="rId342" r:link="rId343"/>
                    <a:stretch>
                      <a:fillRect/>
                    </a:stretch>
                  </pic:blipFill>
                  <pic:spPr>
                    <a:xfrm>
                      <a:off x="0" y="0"/>
                      <a:ext cx="1419225" cy="17145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Tahoma" w:hAnsi="Tahoma" w:eastAsia="Tahoma" w:cs="Tahoma"/>
          <w:b w:val="0"/>
          <w:i w:val="0"/>
          <w:caps w:val="0"/>
          <w:color w:val="333333"/>
          <w:spacing w:val="0"/>
          <w:sz w:val="21"/>
          <w:szCs w:val="21"/>
          <w:shd w:val="clear" w:fill="FFFFFF"/>
        </w:rPr>
        <w:t>上求上述目标函数的最小值。为了求解这些乘子，每次从中任意抽取两个乘子</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"http://img.blog.csdn.net/20140917223344501"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142875" cy="114300"/>
            <wp:effectExtent l="0" t="0" r="9525" b="0"/>
            <wp:docPr id="283" name="图片 281" descr="IMG_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281" descr="IMG_536"/>
                    <pic:cNvPicPr>
                      <a:picLocks noChangeAspect="1"/>
                    </pic:cNvPicPr>
                  </pic:nvPicPr>
                  <pic:blipFill>
                    <a:blip r:embed="rId344" r:link="rId345"/>
                    <a:stretch>
                      <a:fillRect/>
                    </a:stretch>
                  </pic:blipFill>
                  <pic:spPr>
                    <a:xfrm>
                      <a:off x="0" y="0"/>
                      <a:ext cx="142875" cy="1143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Tahoma" w:hAnsi="Tahoma" w:eastAsia="Tahoma" w:cs="Tahoma"/>
          <w:b w:val="0"/>
          <w:i w:val="0"/>
          <w:caps w:val="0"/>
          <w:color w:val="333333"/>
          <w:spacing w:val="0"/>
          <w:sz w:val="21"/>
          <w:szCs w:val="21"/>
          <w:shd w:val="clear" w:fill="FFFFFF"/>
        </w:rPr>
        <w:t>和</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"http://img.blog.csdn.net/20140917223154718"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142875" cy="114300"/>
            <wp:effectExtent l="0" t="0" r="9525" b="0"/>
            <wp:docPr id="284" name="图片 282" descr="IMG_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282" descr="IMG_537"/>
                    <pic:cNvPicPr>
                      <a:picLocks noChangeAspect="1"/>
                    </pic:cNvPicPr>
                  </pic:nvPicPr>
                  <pic:blipFill>
                    <a:blip r:embed="rId346" r:link="rId347"/>
                    <a:stretch>
                      <a:fillRect/>
                    </a:stretch>
                  </pic:blipFill>
                  <pic:spPr>
                    <a:xfrm>
                      <a:off x="0" y="0"/>
                      <a:ext cx="142875" cy="1143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Tahoma" w:hAnsi="Tahoma" w:eastAsia="Tahoma" w:cs="Tahoma"/>
          <w:b w:val="0"/>
          <w:i w:val="0"/>
          <w:caps w:val="0"/>
          <w:color w:val="333333"/>
          <w:spacing w:val="0"/>
          <w:sz w:val="21"/>
          <w:szCs w:val="21"/>
          <w:shd w:val="clear" w:fill="FFFFFF"/>
        </w:rPr>
        <w:t>，然后固定</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"http://img.blog.csdn.net/20140917223344501"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142875" cy="114300"/>
            <wp:effectExtent l="0" t="0" r="9525" b="0"/>
            <wp:docPr id="285" name="图片 283" descr="IMG_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283" descr="IMG_538"/>
                    <pic:cNvPicPr>
                      <a:picLocks noChangeAspect="1"/>
                    </pic:cNvPicPr>
                  </pic:nvPicPr>
                  <pic:blipFill>
                    <a:blip r:embed="rId344" r:link="rId345"/>
                    <a:stretch>
                      <a:fillRect/>
                    </a:stretch>
                  </pic:blipFill>
                  <pic:spPr>
                    <a:xfrm>
                      <a:off x="0" y="0"/>
                      <a:ext cx="142875" cy="1143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Tahoma" w:hAnsi="Tahoma" w:eastAsia="Tahoma" w:cs="Tahoma"/>
          <w:b w:val="0"/>
          <w:i w:val="0"/>
          <w:caps w:val="0"/>
          <w:color w:val="333333"/>
          <w:spacing w:val="0"/>
          <w:sz w:val="21"/>
          <w:szCs w:val="21"/>
          <w:shd w:val="clear" w:fill="FFFFFF"/>
        </w:rPr>
        <w:t>和</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"http://img.blog.csdn.net/20140917223154718"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142875" cy="114300"/>
            <wp:effectExtent l="0" t="0" r="9525" b="0"/>
            <wp:docPr id="286" name="图片 284" descr="IMG_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284" descr="IMG_539"/>
                    <pic:cNvPicPr>
                      <a:picLocks noChangeAspect="1"/>
                    </pic:cNvPicPr>
                  </pic:nvPicPr>
                  <pic:blipFill>
                    <a:blip r:embed="rId346" r:link="rId347"/>
                    <a:stretch>
                      <a:fillRect/>
                    </a:stretch>
                  </pic:blipFill>
                  <pic:spPr>
                    <a:xfrm>
                      <a:off x="0" y="0"/>
                      <a:ext cx="142875" cy="1143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Tahoma" w:hAnsi="Tahoma" w:eastAsia="Tahoma" w:cs="Tahoma"/>
          <w:b w:val="0"/>
          <w:i w:val="0"/>
          <w:caps w:val="0"/>
          <w:color w:val="333333"/>
          <w:spacing w:val="0"/>
          <w:sz w:val="21"/>
          <w:szCs w:val="21"/>
          <w:shd w:val="clear" w:fill="FFFFFF"/>
        </w:rPr>
        <w:t>以外的其它乘子</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"http://img.blog.csdn.net/20140917223413501"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885825" cy="171450"/>
            <wp:effectExtent l="0" t="0" r="9525" b="0"/>
            <wp:docPr id="287" name="图片 285" descr="IMG_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285" descr="IMG_540"/>
                    <pic:cNvPicPr>
                      <a:picLocks noChangeAspect="1"/>
                    </pic:cNvPicPr>
                  </pic:nvPicPr>
                  <pic:blipFill>
                    <a:blip r:embed="rId348" r:link="rId349"/>
                    <a:stretch>
                      <a:fillRect/>
                    </a:stretch>
                  </pic:blipFill>
                  <pic:spPr>
                    <a:xfrm>
                      <a:off x="0" y="0"/>
                      <a:ext cx="885825" cy="17145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Tahoma" w:hAnsi="Tahoma" w:eastAsia="Tahoma" w:cs="Tahoma"/>
          <w:b w:val="0"/>
          <w:i w:val="0"/>
          <w:caps w:val="0"/>
          <w:color w:val="333333"/>
          <w:spacing w:val="0"/>
          <w:sz w:val="21"/>
          <w:szCs w:val="21"/>
          <w:shd w:val="clear" w:fill="FFFFFF"/>
        </w:rPr>
        <w:t>，使得目标函数只是关于</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"http://img.blog.csdn.net/20140917223344501"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142875" cy="114300"/>
            <wp:effectExtent l="0" t="0" r="9525" b="0"/>
            <wp:docPr id="288" name="图片 286" descr="IMG_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6" descr="IMG_541"/>
                    <pic:cNvPicPr>
                      <a:picLocks noChangeAspect="1"/>
                    </pic:cNvPicPr>
                  </pic:nvPicPr>
                  <pic:blipFill>
                    <a:blip r:embed="rId344" r:link="rId345"/>
                    <a:stretch>
                      <a:fillRect/>
                    </a:stretch>
                  </pic:blipFill>
                  <pic:spPr>
                    <a:xfrm>
                      <a:off x="0" y="0"/>
                      <a:ext cx="142875" cy="1143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Tahoma" w:hAnsi="Tahoma" w:eastAsia="Tahoma" w:cs="Tahoma"/>
          <w:b w:val="0"/>
          <w:i w:val="0"/>
          <w:caps w:val="0"/>
          <w:color w:val="333333"/>
          <w:spacing w:val="0"/>
          <w:sz w:val="21"/>
          <w:szCs w:val="21"/>
          <w:shd w:val="clear" w:fill="FFFFFF"/>
        </w:rPr>
        <w:t>和</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"http://img.blog.csdn.net/20140917223154718"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142875" cy="114300"/>
            <wp:effectExtent l="0" t="0" r="9525" b="0"/>
            <wp:docPr id="289" name="图片 287" descr="IMG_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87" descr="IMG_542"/>
                    <pic:cNvPicPr>
                      <a:picLocks noChangeAspect="1"/>
                    </pic:cNvPicPr>
                  </pic:nvPicPr>
                  <pic:blipFill>
                    <a:blip r:embed="rId346" r:link="rId347"/>
                    <a:stretch>
                      <a:fillRect/>
                    </a:stretch>
                  </pic:blipFill>
                  <pic:spPr>
                    <a:xfrm>
                      <a:off x="0" y="0"/>
                      <a:ext cx="142875" cy="1143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Tahoma" w:hAnsi="Tahoma" w:eastAsia="Tahoma" w:cs="Tahoma"/>
          <w:b w:val="0"/>
          <w:i w:val="0"/>
          <w:caps w:val="0"/>
          <w:color w:val="333333"/>
          <w:spacing w:val="0"/>
          <w:sz w:val="21"/>
          <w:szCs w:val="21"/>
          <w:shd w:val="clear" w:fill="FFFFFF"/>
        </w:rPr>
        <w:t>的函数。这样，不断的从一堆乘子中任意抽取两个求解，不断的迭代求解子问题，最终达到求解原问题的目的。</w:t>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jc w:val="left"/>
        <w:rPr>
          <w:rFonts w:hint="default" w:ascii="Tahoma" w:hAnsi="Tahoma" w:eastAsia="Tahoma" w:cs="Tahoma"/>
          <w:color w:val="333333"/>
          <w:sz w:val="21"/>
          <w:szCs w:val="21"/>
        </w:rPr>
      </w:pPr>
      <w:r>
        <w:rPr>
          <w:rFonts w:hint="default" w:ascii="Tahoma" w:hAnsi="Tahoma" w:eastAsia="Tahoma" w:cs="Tahoma"/>
          <w:b w:val="0"/>
          <w:i w:val="0"/>
          <w:caps w:val="0"/>
          <w:color w:val="333333"/>
          <w:spacing w:val="0"/>
          <w:sz w:val="21"/>
          <w:szCs w:val="21"/>
          <w:shd w:val="clear" w:fill="FFFFFF"/>
        </w:rPr>
        <w:t>    而原对偶问题的子问题的目标函数可以表达为：</w:t>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ind w:left="1440" w:right="1440"/>
        <w:jc w:val="left"/>
        <w:rPr>
          <w:rFonts w:hint="default" w:ascii="Tahoma" w:hAnsi="Tahoma" w:eastAsia="Tahoma" w:cs="Tahoma"/>
          <w:color w:val="333333"/>
          <w:sz w:val="21"/>
          <w:szCs w:val="21"/>
        </w:rPr>
      </w:pP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"http://img.blog.csdn.net/20140909162540829"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3693795" cy="281305"/>
            <wp:effectExtent l="0" t="0" r="1905" b="4445"/>
            <wp:docPr id="290" name="图片 288" descr="IMG_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288" descr="IMG_543"/>
                    <pic:cNvPicPr>
                      <a:picLocks noChangeAspect="1"/>
                    </pic:cNvPicPr>
                  </pic:nvPicPr>
                  <pic:blipFill>
                    <a:blip r:embed="rId350" r:link="rId351"/>
                    <a:stretch>
                      <a:fillRect/>
                    </a:stretch>
                  </pic:blipFill>
                  <pic:spPr>
                    <a:xfrm>
                      <a:off x="0" y="0"/>
                      <a:ext cx="3693795" cy="281305"/>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Tahoma" w:hAnsi="Tahoma" w:eastAsia="Tahoma" w:cs="Tahoma"/>
          <w:b w:val="0"/>
          <w:i w:val="0"/>
          <w:caps w:val="0"/>
          <w:color w:val="333333"/>
          <w:spacing w:val="0"/>
          <w:sz w:val="21"/>
          <w:szCs w:val="21"/>
          <w:shd w:val="clear" w:fill="FFFFFF"/>
        </w:rPr>
        <w:t>    其中</w:t>
      </w:r>
    </w:p>
    <w:p>
      <w:pPr>
        <w:pStyle w:val="6"/>
        <w:keepNext w:val="0"/>
        <w:keepLines w:val="0"/>
        <w:widowControl/>
        <w:suppressLineNumbers w:val="0"/>
        <w:spacing w:line="390" w:lineRule="atLeast"/>
        <w:ind w:left="1440" w:right="1440"/>
        <w:jc w:val="left"/>
      </w:pP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"http://img.blog.csdn.net/20140909162911265"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2265045" cy="547370"/>
            <wp:effectExtent l="0" t="0" r="1905" b="5080"/>
            <wp:docPr id="291" name="图片 289" descr="IMG_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89" descr="IMG_544"/>
                    <pic:cNvPicPr>
                      <a:picLocks noChangeAspect="1"/>
                    </pic:cNvPicPr>
                  </pic:nvPicPr>
                  <pic:blipFill>
                    <a:blip r:embed="rId352" r:link="rId353"/>
                    <a:stretch>
                      <a:fillRect/>
                    </a:stretch>
                  </pic:blipFill>
                  <pic:spPr>
                    <a:xfrm>
                      <a:off x="0" y="0"/>
                      <a:ext cx="2265045" cy="54737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jc w:val="left"/>
        <w:rPr>
          <w:rFonts w:hint="default" w:ascii="Tahoma" w:hAnsi="Tahoma" w:eastAsia="Tahoma" w:cs="Tahoma"/>
          <w:color w:val="333333"/>
          <w:sz w:val="21"/>
          <w:szCs w:val="21"/>
        </w:rPr>
      </w:pPr>
      <w:r>
        <w:rPr>
          <w:rFonts w:hint="default" w:ascii="Tahoma" w:hAnsi="Tahoma" w:eastAsia="Tahoma" w:cs="Tahoma"/>
          <w:b w:val="0"/>
          <w:i w:val="0"/>
          <w:caps w:val="0"/>
          <w:color w:val="333333"/>
          <w:spacing w:val="0"/>
          <w:sz w:val="21"/>
          <w:szCs w:val="21"/>
          <w:shd w:val="clear" w:fill="FFFFFF"/>
        </w:rPr>
        <w:t>    为了解决这个子问题，首要问题便是每次如何选取</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"http://img.blog.csdn.net/20140917223344501"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142875" cy="114300"/>
            <wp:effectExtent l="0" t="0" r="9525" b="0"/>
            <wp:docPr id="292" name="图片 290" descr="IMG_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290" descr="IMG_545"/>
                    <pic:cNvPicPr>
                      <a:picLocks noChangeAspect="1"/>
                    </pic:cNvPicPr>
                  </pic:nvPicPr>
                  <pic:blipFill>
                    <a:blip r:embed="rId344" r:link="rId345"/>
                    <a:stretch>
                      <a:fillRect/>
                    </a:stretch>
                  </pic:blipFill>
                  <pic:spPr>
                    <a:xfrm>
                      <a:off x="0" y="0"/>
                      <a:ext cx="142875" cy="1143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Tahoma" w:hAnsi="Tahoma" w:eastAsia="Tahoma" w:cs="Tahoma"/>
          <w:b w:val="0"/>
          <w:i w:val="0"/>
          <w:caps w:val="0"/>
          <w:color w:val="333333"/>
          <w:spacing w:val="0"/>
          <w:sz w:val="21"/>
          <w:szCs w:val="21"/>
          <w:shd w:val="clear" w:fill="FFFFFF"/>
        </w:rPr>
        <w:t>和</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"http://img.blog.csdn.net/20140917223154718"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142875" cy="114300"/>
            <wp:effectExtent l="0" t="0" r="9525" b="0"/>
            <wp:docPr id="293" name="图片 291" descr="IMG_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291" descr="IMG_546"/>
                    <pic:cNvPicPr>
                      <a:picLocks noChangeAspect="1"/>
                    </pic:cNvPicPr>
                  </pic:nvPicPr>
                  <pic:blipFill>
                    <a:blip r:embed="rId346" r:link="rId347"/>
                    <a:stretch>
                      <a:fillRect/>
                    </a:stretch>
                  </pic:blipFill>
                  <pic:spPr>
                    <a:xfrm>
                      <a:off x="0" y="0"/>
                      <a:ext cx="142875" cy="1143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Tahoma" w:hAnsi="Tahoma" w:eastAsia="Tahoma" w:cs="Tahoma"/>
          <w:b w:val="0"/>
          <w:i w:val="0"/>
          <w:caps w:val="0"/>
          <w:color w:val="333333"/>
          <w:spacing w:val="0"/>
          <w:sz w:val="21"/>
          <w:szCs w:val="21"/>
          <w:shd w:val="clear" w:fill="FFFFFF"/>
        </w:rPr>
        <w:t>。实际上，其中一个乘子是违法KKT条件最严重的，另外一个乘子则由另一个约束条件选取。</w:t>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jc w:val="left"/>
        <w:rPr>
          <w:rFonts w:hint="default" w:ascii="Tahoma" w:hAnsi="Tahoma" w:eastAsia="Tahoma" w:cs="Tahoma"/>
          <w:color w:val="333333"/>
          <w:sz w:val="21"/>
          <w:szCs w:val="21"/>
        </w:rPr>
      </w:pPr>
      <w:r>
        <w:rPr>
          <w:rFonts w:hint="default" w:ascii="Tahoma" w:hAnsi="Tahoma" w:eastAsia="Tahoma" w:cs="Tahoma"/>
          <w:b w:val="0"/>
          <w:i w:val="0"/>
          <w:caps w:val="0"/>
          <w:color w:val="333333"/>
          <w:spacing w:val="0"/>
          <w:sz w:val="21"/>
          <w:szCs w:val="21"/>
          <w:shd w:val="clear" w:fill="FFFFFF"/>
        </w:rPr>
        <w:t>    根据KKT条件可以得出目标函数中</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"http://img.blog.csdn.net/20131111195824031"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219075" cy="152400"/>
            <wp:effectExtent l="0" t="0" r="9525" b="0"/>
            <wp:docPr id="294" name="图片 292" descr="IMG_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92" descr="IMG_547"/>
                    <pic:cNvPicPr>
                      <a:picLocks noChangeAspect="1"/>
                    </pic:cNvPicPr>
                  </pic:nvPicPr>
                  <pic:blipFill>
                    <a:blip r:embed="rId128" r:link="rId129"/>
                    <a:stretch>
                      <a:fillRect/>
                    </a:stretch>
                  </pic:blipFill>
                  <pic:spPr>
                    <a:xfrm>
                      <a:off x="0" y="0"/>
                      <a:ext cx="219075" cy="1524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Tahoma" w:hAnsi="Tahoma" w:eastAsia="Tahoma" w:cs="Tahoma"/>
          <w:b w:val="0"/>
          <w:i w:val="0"/>
          <w:caps w:val="0"/>
          <w:color w:val="333333"/>
          <w:spacing w:val="0"/>
          <w:sz w:val="21"/>
          <w:szCs w:val="21"/>
          <w:shd w:val="clear" w:fill="FFFFFF"/>
        </w:rPr>
        <w:t>取值的意义：</w:t>
      </w:r>
    </w:p>
    <w:p>
      <w:pPr>
        <w:pStyle w:val="6"/>
        <w:keepNext w:val="0"/>
        <w:keepLines w:val="0"/>
        <w:widowControl/>
        <w:suppressLineNumbers w:val="0"/>
        <w:pBdr>
          <w:top w:val="none" w:color="auto" w:sz="0" w:space="0"/>
          <w:bottom w:val="none" w:color="auto" w:sz="0" w:space="0"/>
        </w:pBdr>
        <w:spacing w:before="210" w:beforeAutospacing="0" w:after="210" w:afterAutospacing="0" w:line="300" w:lineRule="atLeast"/>
        <w:ind w:left="2160" w:right="2160"/>
        <w:jc w:val="left"/>
        <w:rPr>
          <w:rFonts w:hint="default" w:ascii="Tahoma" w:hAnsi="Tahoma" w:eastAsia="Tahoma" w:cs="Tahoma"/>
        </w:rPr>
      </w:pPr>
      <w:r>
        <w:rPr>
          <w:rFonts w:hint="default" w:ascii="Tahoma" w:hAnsi="Tahoma" w:eastAsia="Tahoma" w:cs="Tahoma"/>
          <w:b w:val="0"/>
          <w:i w:val="0"/>
          <w:caps w:val="0"/>
          <w:color w:val="333333"/>
          <w:spacing w:val="0"/>
          <w:sz w:val="24"/>
          <w:szCs w:val="24"/>
          <w:shd w:val="clear" w:fill="FFFFFF"/>
        </w:rPr>
        <w:fldChar w:fldCharType="begin"/>
      </w:r>
      <w:r>
        <w:rPr>
          <w:rFonts w:hint="default" w:ascii="Tahoma" w:hAnsi="Tahoma" w:eastAsia="Tahoma" w:cs="Tahoma"/>
          <w:b w:val="0"/>
          <w:i w:val="0"/>
          <w:caps w:val="0"/>
          <w:color w:val="333333"/>
          <w:spacing w:val="0"/>
          <w:sz w:val="24"/>
          <w:szCs w:val="24"/>
          <w:shd w:val="clear" w:fill="FFFFFF"/>
        </w:rPr>
        <w:instrText xml:space="preserve">INCLUDEPICTURE \d "http://img.blog.csdn.net/20131120105843187" \* MERGEFORMATINET </w:instrText>
      </w:r>
      <w:r>
        <w:rPr>
          <w:rFonts w:hint="default" w:ascii="Tahoma" w:hAnsi="Tahoma" w:eastAsia="Tahoma" w:cs="Tahoma"/>
          <w:b w:val="0"/>
          <w:i w:val="0"/>
          <w:caps w:val="0"/>
          <w:color w:val="333333"/>
          <w:spacing w:val="0"/>
          <w:sz w:val="24"/>
          <w:szCs w:val="24"/>
          <w:shd w:val="clear" w:fill="FFFFFF"/>
        </w:rPr>
        <w:fldChar w:fldCharType="separate"/>
      </w:r>
      <w:r>
        <w:rPr>
          <w:rFonts w:hint="default" w:ascii="Tahoma" w:hAnsi="Tahoma" w:eastAsia="Tahoma" w:cs="Tahoma"/>
          <w:b w:val="0"/>
          <w:i w:val="0"/>
          <w:caps w:val="0"/>
          <w:color w:val="333333"/>
          <w:spacing w:val="0"/>
          <w:sz w:val="24"/>
          <w:szCs w:val="24"/>
          <w:shd w:val="clear" w:fill="FFFFFF"/>
        </w:rPr>
        <w:drawing>
          <wp:inline distT="0" distB="0" distL="114300" distR="114300">
            <wp:extent cx="1804035" cy="878205"/>
            <wp:effectExtent l="0" t="0" r="5715" b="17145"/>
            <wp:docPr id="295" name="图片 293" descr="IMG_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293" descr="IMG_548"/>
                    <pic:cNvPicPr>
                      <a:picLocks noChangeAspect="1"/>
                    </pic:cNvPicPr>
                  </pic:nvPicPr>
                  <pic:blipFill>
                    <a:blip r:embed="rId354" r:link="rId355"/>
                    <a:stretch>
                      <a:fillRect/>
                    </a:stretch>
                  </pic:blipFill>
                  <pic:spPr>
                    <a:xfrm>
                      <a:off x="0" y="0"/>
                      <a:ext cx="1804035" cy="878205"/>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4"/>
          <w:szCs w:val="24"/>
          <w:shd w:val="clear" w:fill="FFFFFF"/>
        </w:rPr>
        <w:fldChar w:fldCharType="end"/>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这里的</w:t>
      </w:r>
      <w:r>
        <w:rPr>
          <w:rFonts w:hint="default" w:ascii="Tahoma" w:hAnsi="Tahoma" w:eastAsia="Tahoma" w:cs="Tahoma"/>
          <w:b w:val="0"/>
          <w:i w:val="0"/>
          <w:caps w:val="0"/>
          <w:color w:val="333333"/>
          <w:spacing w:val="0"/>
          <w:kern w:val="0"/>
          <w:sz w:val="21"/>
          <w:szCs w:val="21"/>
          <w:shd w:val="clear" w:fill="FFFFFF"/>
          <w:lang w:val="en-US" w:eastAsia="zh-CN" w:bidi="ar"/>
        </w:rPr>
        <w:fldChar w:fldCharType="begin"/>
      </w:r>
      <w:r>
        <w:rPr>
          <w:rFonts w:hint="default" w:ascii="Tahoma" w:hAnsi="Tahoma" w:eastAsia="Tahoma" w:cs="Tahoma"/>
          <w:b w:val="0"/>
          <w:i w:val="0"/>
          <w:caps w:val="0"/>
          <w:color w:val="333333"/>
          <w:spacing w:val="0"/>
          <w:kern w:val="0"/>
          <w:sz w:val="21"/>
          <w:szCs w:val="21"/>
          <w:shd w:val="clear" w:fill="FFFFFF"/>
          <w:lang w:val="en-US" w:eastAsia="zh-CN" w:bidi="ar"/>
        </w:rPr>
        <w:instrText xml:space="preserve">INCLUDEPICTURE \d "http://img.blog.csdn.net/20131111195824031" \* MERGEFORMATINET </w:instrText>
      </w:r>
      <w:r>
        <w:rPr>
          <w:rFonts w:hint="default" w:ascii="Tahoma" w:hAnsi="Tahoma" w:eastAsia="Tahoma" w:cs="Tahoma"/>
          <w:b w:val="0"/>
          <w:i w:val="0"/>
          <w:caps w:val="0"/>
          <w:color w:val="333333"/>
          <w:spacing w:val="0"/>
          <w:kern w:val="0"/>
          <w:sz w:val="21"/>
          <w:szCs w:val="21"/>
          <w:shd w:val="clear" w:fill="FFFFFF"/>
          <w:lang w:val="en-US" w:eastAsia="zh-CN" w:bidi="ar"/>
        </w:rPr>
        <w:fldChar w:fldCharType="separate"/>
      </w:r>
      <w:r>
        <w:rPr>
          <w:rFonts w:hint="default" w:ascii="Tahoma" w:hAnsi="Tahoma" w:eastAsia="Tahoma" w:cs="Tahoma"/>
          <w:b w:val="0"/>
          <w:i w:val="0"/>
          <w:caps w:val="0"/>
          <w:color w:val="333333"/>
          <w:spacing w:val="0"/>
          <w:kern w:val="0"/>
          <w:sz w:val="21"/>
          <w:szCs w:val="21"/>
          <w:shd w:val="clear" w:fill="FFFFFF"/>
          <w:lang w:val="en-US" w:eastAsia="zh-CN" w:bidi="ar"/>
        </w:rPr>
        <w:drawing>
          <wp:inline distT="0" distB="0" distL="114300" distR="114300">
            <wp:extent cx="219075" cy="152400"/>
            <wp:effectExtent l="0" t="0" r="9525" b="0"/>
            <wp:docPr id="296" name="图片 294" descr="IMG_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294" descr="IMG_549"/>
                    <pic:cNvPicPr>
                      <a:picLocks noChangeAspect="1"/>
                    </pic:cNvPicPr>
                  </pic:nvPicPr>
                  <pic:blipFill>
                    <a:blip r:embed="rId128" r:link="rId129"/>
                    <a:stretch>
                      <a:fillRect/>
                    </a:stretch>
                  </pic:blipFill>
                  <pic:spPr>
                    <a:xfrm>
                      <a:off x="0" y="0"/>
                      <a:ext cx="219075" cy="1524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还是拉格朗日乘子：</w:t>
      </w:r>
    </w:p>
    <w:p>
      <w:pPr>
        <w:keepNext w:val="0"/>
        <w:keepLines w:val="0"/>
        <w:widowControl/>
        <w:numPr>
          <w:ilvl w:val="0"/>
          <w:numId w:val="11"/>
        </w:numPr>
        <w:suppressLineNumbers w:val="0"/>
        <w:tabs>
          <w:tab w:val="left" w:pos="720"/>
        </w:tabs>
        <w:spacing w:before="0" w:beforeAutospacing="1" w:after="0" w:afterAutospacing="1" w:line="390" w:lineRule="atLeast"/>
        <w:ind w:left="720" w:hanging="360"/>
        <w:jc w:val="left"/>
      </w:pPr>
      <w:r>
        <w:rPr>
          <w:rFonts w:hint="default" w:ascii="Arial" w:hAnsi="Arial" w:cs="Arial"/>
          <w:b w:val="0"/>
          <w:i w:val="0"/>
          <w:caps w:val="0"/>
          <w:color w:val="333333"/>
          <w:spacing w:val="0"/>
          <w:sz w:val="21"/>
          <w:szCs w:val="21"/>
          <w:shd w:val="clear" w:fill="FFFFFF"/>
        </w:rPr>
        <w:t>对于第1种情况，表明</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"http://img.blog.csdn.net/20131111195824031"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219075" cy="152400"/>
            <wp:effectExtent l="0" t="0" r="9525" b="0"/>
            <wp:docPr id="297" name="图片 295" descr="IMG_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295" descr="IMG_550"/>
                    <pic:cNvPicPr>
                      <a:picLocks noChangeAspect="1"/>
                    </pic:cNvPicPr>
                  </pic:nvPicPr>
                  <pic:blipFill>
                    <a:blip r:embed="rId128" r:link="rId129"/>
                    <a:stretch>
                      <a:fillRect/>
                    </a:stretch>
                  </pic:blipFill>
                  <pic:spPr>
                    <a:xfrm>
                      <a:off x="0" y="0"/>
                      <a:ext cx="219075" cy="1524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是正常分类，在间隔边界内部（我们知道正确分类的点</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"http://img.blog.csdn.net/20140917223345468"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809625" cy="171450"/>
            <wp:effectExtent l="0" t="0" r="9525" b="0"/>
            <wp:docPr id="298" name="图片 296" descr="IMG_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296" descr="IMG_551"/>
                    <pic:cNvPicPr>
                      <a:picLocks noChangeAspect="1"/>
                    </pic:cNvPicPr>
                  </pic:nvPicPr>
                  <pic:blipFill>
                    <a:blip r:embed="rId356" r:link="rId357"/>
                    <a:stretch>
                      <a:fillRect/>
                    </a:stretch>
                  </pic:blipFill>
                  <pic:spPr>
                    <a:xfrm>
                      <a:off x="0" y="0"/>
                      <a:ext cx="809625" cy="171450"/>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w:t>
      </w:r>
    </w:p>
    <w:p>
      <w:pPr>
        <w:keepNext w:val="0"/>
        <w:keepLines w:val="0"/>
        <w:widowControl/>
        <w:numPr>
          <w:ilvl w:val="0"/>
          <w:numId w:val="11"/>
        </w:numPr>
        <w:suppressLineNumbers w:val="0"/>
        <w:tabs>
          <w:tab w:val="left" w:pos="720"/>
        </w:tabs>
        <w:spacing w:before="0" w:beforeAutospacing="1" w:after="0" w:afterAutospacing="1" w:line="390" w:lineRule="atLeast"/>
        <w:ind w:left="720" w:hanging="360"/>
        <w:jc w:val="left"/>
      </w:pPr>
      <w:r>
        <w:rPr>
          <w:rFonts w:hint="default" w:ascii="Arial" w:hAnsi="Arial" w:cs="Arial"/>
          <w:b w:val="0"/>
          <w:i w:val="0"/>
          <w:caps w:val="0"/>
          <w:color w:val="333333"/>
          <w:spacing w:val="0"/>
          <w:sz w:val="21"/>
          <w:szCs w:val="21"/>
          <w:shd w:val="clear" w:fill="FFFFFF"/>
        </w:rPr>
        <w:t>对于第2种情况，表明了</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"http://img.blog.csdn.net/20131111195824031"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219075" cy="152400"/>
            <wp:effectExtent l="0" t="0" r="9525" b="0"/>
            <wp:docPr id="299" name="图片 297" descr="IMG_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297" descr="IMG_552"/>
                    <pic:cNvPicPr>
                      <a:picLocks noChangeAspect="1"/>
                    </pic:cNvPicPr>
                  </pic:nvPicPr>
                  <pic:blipFill>
                    <a:blip r:embed="rId128" r:link="rId129"/>
                    <a:stretch>
                      <a:fillRect/>
                    </a:stretch>
                  </pic:blipFill>
                  <pic:spPr>
                    <a:xfrm>
                      <a:off x="0" y="0"/>
                      <a:ext cx="219075" cy="1524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是支持向量，在间隔边界上；</w:t>
      </w:r>
    </w:p>
    <w:p>
      <w:pPr>
        <w:keepNext w:val="0"/>
        <w:keepLines w:val="0"/>
        <w:widowControl/>
        <w:numPr>
          <w:ilvl w:val="0"/>
          <w:numId w:val="11"/>
        </w:numPr>
        <w:suppressLineNumbers w:val="0"/>
        <w:tabs>
          <w:tab w:val="left" w:pos="720"/>
        </w:tabs>
        <w:spacing w:before="0" w:beforeAutospacing="1" w:after="0" w:afterAutospacing="1" w:line="390" w:lineRule="atLeast"/>
        <w:ind w:left="720" w:hanging="360"/>
        <w:jc w:val="left"/>
      </w:pPr>
      <w:r>
        <w:rPr>
          <w:rFonts w:hint="default" w:ascii="Arial" w:hAnsi="Arial" w:cs="Arial"/>
          <w:b w:val="0"/>
          <w:i w:val="0"/>
          <w:caps w:val="0"/>
          <w:color w:val="333333"/>
          <w:spacing w:val="0"/>
          <w:sz w:val="21"/>
          <w:szCs w:val="21"/>
          <w:shd w:val="clear" w:fill="FFFFFF"/>
        </w:rPr>
        <w:t>对于第3种情况，表明了</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"http://img.blog.csdn.net/20131111195824031"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219075" cy="152400"/>
            <wp:effectExtent l="0" t="0" r="9525" b="0"/>
            <wp:docPr id="300" name="图片 298" descr="IMG_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298" descr="IMG_553"/>
                    <pic:cNvPicPr>
                      <a:picLocks noChangeAspect="1"/>
                    </pic:cNvPicPr>
                  </pic:nvPicPr>
                  <pic:blipFill>
                    <a:blip r:embed="rId128" r:link="rId129"/>
                    <a:stretch>
                      <a:fillRect/>
                    </a:stretch>
                  </pic:blipFill>
                  <pic:spPr>
                    <a:xfrm>
                      <a:off x="0" y="0"/>
                      <a:ext cx="219075" cy="1524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是在两条间隔边界之间；</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t>    而最优解需要满足KKT条件，即上述3个条件都得满足，以下几种情况出现将会出现不满足：</w:t>
      </w:r>
    </w:p>
    <w:p>
      <w:pPr>
        <w:keepNext w:val="0"/>
        <w:keepLines w:val="0"/>
        <w:widowControl/>
        <w:numPr>
          <w:ilvl w:val="0"/>
          <w:numId w:val="12"/>
        </w:numPr>
        <w:suppressLineNumbers w:val="0"/>
        <w:tabs>
          <w:tab w:val="left" w:pos="720"/>
        </w:tabs>
        <w:spacing w:before="0" w:beforeAutospacing="1" w:after="0" w:afterAutospacing="1" w:line="390" w:lineRule="atLeast"/>
        <w:ind w:left="720" w:hanging="360"/>
        <w:jc w:val="left"/>
      </w:pP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"http://img.blog.csdn.net/20131120105945093"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342900" cy="257175"/>
            <wp:effectExtent l="0" t="0" r="0" b="9525"/>
            <wp:docPr id="301" name="图片 299" descr="IMG_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299" descr="IMG_554"/>
                    <pic:cNvPicPr>
                      <a:picLocks noChangeAspect="1"/>
                    </pic:cNvPicPr>
                  </pic:nvPicPr>
                  <pic:blipFill>
                    <a:blip r:embed="rId358" r:link="rId359"/>
                    <a:stretch>
                      <a:fillRect/>
                    </a:stretch>
                  </pic:blipFill>
                  <pic:spPr>
                    <a:xfrm>
                      <a:off x="0" y="0"/>
                      <a:ext cx="342900" cy="257175"/>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&lt;=1但是</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"http://img.blog.csdn.net/20131111195824031"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219075" cy="152400"/>
            <wp:effectExtent l="0" t="0" r="9525" b="0"/>
            <wp:docPr id="302" name="图片 300" descr="IMG_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300" descr="IMG_555"/>
                    <pic:cNvPicPr>
                      <a:picLocks noChangeAspect="1"/>
                    </pic:cNvPicPr>
                  </pic:nvPicPr>
                  <pic:blipFill>
                    <a:blip r:embed="rId128" r:link="rId129"/>
                    <a:stretch>
                      <a:fillRect/>
                    </a:stretch>
                  </pic:blipFill>
                  <pic:spPr>
                    <a:xfrm>
                      <a:off x="0" y="0"/>
                      <a:ext cx="219075" cy="1524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&lt;C则是不满足的，而原本</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"http://img.blog.csdn.net/20131111195824031"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219075" cy="152400"/>
            <wp:effectExtent l="0" t="0" r="9525" b="0"/>
            <wp:docPr id="303" name="图片 301" descr="IMG_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301" descr="IMG_556"/>
                    <pic:cNvPicPr>
                      <a:picLocks noChangeAspect="1"/>
                    </pic:cNvPicPr>
                  </pic:nvPicPr>
                  <pic:blipFill>
                    <a:blip r:embed="rId128" r:link="rId129"/>
                    <a:stretch>
                      <a:fillRect/>
                    </a:stretch>
                  </pic:blipFill>
                  <pic:spPr>
                    <a:xfrm>
                      <a:off x="0" y="0"/>
                      <a:ext cx="219075" cy="1524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=C</w:t>
      </w:r>
    </w:p>
    <w:p>
      <w:pPr>
        <w:keepNext w:val="0"/>
        <w:keepLines w:val="0"/>
        <w:widowControl/>
        <w:numPr>
          <w:ilvl w:val="0"/>
          <w:numId w:val="12"/>
        </w:numPr>
        <w:suppressLineNumbers w:val="0"/>
        <w:tabs>
          <w:tab w:val="left" w:pos="720"/>
        </w:tabs>
        <w:spacing w:before="0" w:beforeAutospacing="1" w:after="0" w:afterAutospacing="1" w:line="390" w:lineRule="atLeast"/>
        <w:ind w:left="720" w:hanging="360"/>
        <w:jc w:val="left"/>
      </w:pPr>
      <w:r>
        <w:rPr>
          <w:rFonts w:hint="default" w:ascii="Comic Sans MS" w:hAnsi="Comic Sans MS" w:eastAsia="Comic Sans MS" w:cs="Comic Sans MS"/>
          <w:b w:val="0"/>
          <w:i w:val="0"/>
          <w:caps w:val="0"/>
          <w:color w:val="333333"/>
          <w:spacing w:val="0"/>
          <w:sz w:val="21"/>
          <w:szCs w:val="21"/>
          <w:shd w:val="clear" w:fill="FFFFFF"/>
        </w:rPr>
        <w:fldChar w:fldCharType="begin"/>
      </w:r>
      <w:r>
        <w:rPr>
          <w:rFonts w:hint="default" w:ascii="Comic Sans MS" w:hAnsi="Comic Sans MS" w:eastAsia="Comic Sans MS" w:cs="Comic Sans MS"/>
          <w:b w:val="0"/>
          <w:i w:val="0"/>
          <w:caps w:val="0"/>
          <w:color w:val="333333"/>
          <w:spacing w:val="0"/>
          <w:sz w:val="21"/>
          <w:szCs w:val="21"/>
          <w:shd w:val="clear" w:fill="FFFFFF"/>
        </w:rPr>
        <w:instrText xml:space="preserve">INCLUDEPICTURE \d "http://img.blog.csdn.net/20131120105945093" \* MERGEFORMATINET </w:instrText>
      </w:r>
      <w:r>
        <w:rPr>
          <w:rFonts w:hint="default" w:ascii="Comic Sans MS" w:hAnsi="Comic Sans MS" w:eastAsia="Comic Sans MS" w:cs="Comic Sans MS"/>
          <w:b w:val="0"/>
          <w:i w:val="0"/>
          <w:caps w:val="0"/>
          <w:color w:val="333333"/>
          <w:spacing w:val="0"/>
          <w:sz w:val="21"/>
          <w:szCs w:val="21"/>
          <w:shd w:val="clear" w:fill="FFFFFF"/>
        </w:rPr>
        <w:fldChar w:fldCharType="separate"/>
      </w:r>
      <w:r>
        <w:rPr>
          <w:rFonts w:hint="default" w:ascii="Comic Sans MS" w:hAnsi="Comic Sans MS" w:eastAsia="Comic Sans MS" w:cs="Comic Sans MS"/>
          <w:b w:val="0"/>
          <w:i w:val="0"/>
          <w:caps w:val="0"/>
          <w:color w:val="333333"/>
          <w:spacing w:val="0"/>
          <w:sz w:val="21"/>
          <w:szCs w:val="21"/>
          <w:shd w:val="clear" w:fill="FFFFFF"/>
        </w:rPr>
        <w:drawing>
          <wp:inline distT="0" distB="0" distL="114300" distR="114300">
            <wp:extent cx="342900" cy="257175"/>
            <wp:effectExtent l="0" t="0" r="0" b="9525"/>
            <wp:docPr id="304" name="图片 302" descr="IMG_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302" descr="IMG_557"/>
                    <pic:cNvPicPr>
                      <a:picLocks noChangeAspect="1"/>
                    </pic:cNvPicPr>
                  </pic:nvPicPr>
                  <pic:blipFill>
                    <a:blip r:embed="rId358" r:link="rId359"/>
                    <a:stretch>
                      <a:fillRect/>
                    </a:stretch>
                  </pic:blipFill>
                  <pic:spPr>
                    <a:xfrm>
                      <a:off x="0" y="0"/>
                      <a:ext cx="342900" cy="257175"/>
                    </a:xfrm>
                    <a:prstGeom prst="rect">
                      <a:avLst/>
                    </a:prstGeom>
                    <a:noFill/>
                    <a:ln w="9525">
                      <a:noFill/>
                      <a:miter/>
                    </a:ln>
                  </pic:spPr>
                </pic:pic>
              </a:graphicData>
            </a:graphic>
          </wp:inline>
        </w:drawing>
      </w:r>
      <w:r>
        <w:rPr>
          <w:rFonts w:hint="default" w:ascii="Comic Sans MS" w:hAnsi="Comic Sans MS" w:eastAsia="Comic Sans MS" w:cs="Comic Sans MS"/>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&gt;=1但是</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"http://img.blog.csdn.net/20131111195824031"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219075" cy="152400"/>
            <wp:effectExtent l="0" t="0" r="9525" b="0"/>
            <wp:docPr id="305" name="图片 303" descr="IMG_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303" descr="IMG_558"/>
                    <pic:cNvPicPr>
                      <a:picLocks noChangeAspect="1"/>
                    </pic:cNvPicPr>
                  </pic:nvPicPr>
                  <pic:blipFill>
                    <a:blip r:embed="rId128" r:link="rId129"/>
                    <a:stretch>
                      <a:fillRect/>
                    </a:stretch>
                  </pic:blipFill>
                  <pic:spPr>
                    <a:xfrm>
                      <a:off x="0" y="0"/>
                      <a:ext cx="219075" cy="1524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&gt;0则是不满足的，而原本</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"http://img.blog.csdn.net/20131111195824031"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219075" cy="152400"/>
            <wp:effectExtent l="0" t="0" r="9525" b="0"/>
            <wp:docPr id="306" name="图片 304" descr="IMG_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304" descr="IMG_559"/>
                    <pic:cNvPicPr>
                      <a:picLocks noChangeAspect="1"/>
                    </pic:cNvPicPr>
                  </pic:nvPicPr>
                  <pic:blipFill>
                    <a:blip r:embed="rId128" r:link="rId129"/>
                    <a:stretch>
                      <a:fillRect/>
                    </a:stretch>
                  </pic:blipFill>
                  <pic:spPr>
                    <a:xfrm>
                      <a:off x="0" y="0"/>
                      <a:ext cx="219075" cy="1524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=0</w:t>
      </w:r>
    </w:p>
    <w:p>
      <w:pPr>
        <w:keepNext w:val="0"/>
        <w:keepLines w:val="0"/>
        <w:widowControl/>
        <w:numPr>
          <w:ilvl w:val="0"/>
          <w:numId w:val="12"/>
        </w:numPr>
        <w:suppressLineNumbers w:val="0"/>
        <w:tabs>
          <w:tab w:val="left" w:pos="720"/>
        </w:tabs>
        <w:spacing w:before="0" w:beforeAutospacing="1" w:after="0" w:afterAutospacing="1" w:line="390" w:lineRule="atLeast"/>
        <w:ind w:left="720" w:hanging="360"/>
        <w:jc w:val="left"/>
      </w:pPr>
      <w:r>
        <w:rPr>
          <w:rFonts w:hint="default" w:ascii="Comic Sans MS" w:hAnsi="Comic Sans MS" w:eastAsia="Comic Sans MS" w:cs="Comic Sans MS"/>
          <w:b w:val="0"/>
          <w:i w:val="0"/>
          <w:caps w:val="0"/>
          <w:color w:val="333333"/>
          <w:spacing w:val="0"/>
          <w:sz w:val="21"/>
          <w:szCs w:val="21"/>
          <w:shd w:val="clear" w:fill="FFFFFF"/>
        </w:rPr>
        <w:fldChar w:fldCharType="begin"/>
      </w:r>
      <w:r>
        <w:rPr>
          <w:rFonts w:hint="default" w:ascii="Comic Sans MS" w:hAnsi="Comic Sans MS" w:eastAsia="Comic Sans MS" w:cs="Comic Sans MS"/>
          <w:b w:val="0"/>
          <w:i w:val="0"/>
          <w:caps w:val="0"/>
          <w:color w:val="333333"/>
          <w:spacing w:val="0"/>
          <w:sz w:val="21"/>
          <w:szCs w:val="21"/>
          <w:shd w:val="clear" w:fill="FFFFFF"/>
        </w:rPr>
        <w:instrText xml:space="preserve">INCLUDEPICTURE \d "http://img.blog.csdn.net/20131120105945093" \* MERGEFORMATINET </w:instrText>
      </w:r>
      <w:r>
        <w:rPr>
          <w:rFonts w:hint="default" w:ascii="Comic Sans MS" w:hAnsi="Comic Sans MS" w:eastAsia="Comic Sans MS" w:cs="Comic Sans MS"/>
          <w:b w:val="0"/>
          <w:i w:val="0"/>
          <w:caps w:val="0"/>
          <w:color w:val="333333"/>
          <w:spacing w:val="0"/>
          <w:sz w:val="21"/>
          <w:szCs w:val="21"/>
          <w:shd w:val="clear" w:fill="FFFFFF"/>
        </w:rPr>
        <w:fldChar w:fldCharType="separate"/>
      </w:r>
      <w:r>
        <w:rPr>
          <w:rFonts w:hint="default" w:ascii="Comic Sans MS" w:hAnsi="Comic Sans MS" w:eastAsia="Comic Sans MS" w:cs="Comic Sans MS"/>
          <w:b w:val="0"/>
          <w:i w:val="0"/>
          <w:caps w:val="0"/>
          <w:color w:val="333333"/>
          <w:spacing w:val="0"/>
          <w:sz w:val="21"/>
          <w:szCs w:val="21"/>
          <w:shd w:val="clear" w:fill="FFFFFF"/>
        </w:rPr>
        <w:drawing>
          <wp:inline distT="0" distB="0" distL="114300" distR="114300">
            <wp:extent cx="342900" cy="257175"/>
            <wp:effectExtent l="0" t="0" r="0" b="9525"/>
            <wp:docPr id="307" name="图片 305" descr="IMG_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图片 305" descr="IMG_560"/>
                    <pic:cNvPicPr>
                      <a:picLocks noChangeAspect="1"/>
                    </pic:cNvPicPr>
                  </pic:nvPicPr>
                  <pic:blipFill>
                    <a:blip r:embed="rId358" r:link="rId359"/>
                    <a:stretch>
                      <a:fillRect/>
                    </a:stretch>
                  </pic:blipFill>
                  <pic:spPr>
                    <a:xfrm>
                      <a:off x="0" y="0"/>
                      <a:ext cx="342900" cy="257175"/>
                    </a:xfrm>
                    <a:prstGeom prst="rect">
                      <a:avLst/>
                    </a:prstGeom>
                    <a:noFill/>
                    <a:ln w="9525">
                      <a:noFill/>
                      <a:miter/>
                    </a:ln>
                  </pic:spPr>
                </pic:pic>
              </a:graphicData>
            </a:graphic>
          </wp:inline>
        </w:drawing>
      </w:r>
      <w:r>
        <w:rPr>
          <w:rFonts w:hint="default" w:ascii="Comic Sans MS" w:hAnsi="Comic Sans MS" w:eastAsia="Comic Sans MS" w:cs="Comic Sans MS"/>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=1但是</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"http://img.blog.csdn.net/20131111195824031"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219075" cy="152400"/>
            <wp:effectExtent l="0" t="0" r="9525" b="0"/>
            <wp:docPr id="308" name="图片 306" descr="IMG_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306" descr="IMG_561"/>
                    <pic:cNvPicPr>
                      <a:picLocks noChangeAspect="1"/>
                    </pic:cNvPicPr>
                  </pic:nvPicPr>
                  <pic:blipFill>
                    <a:blip r:embed="rId128" r:link="rId129"/>
                    <a:stretch>
                      <a:fillRect/>
                    </a:stretch>
                  </pic:blipFill>
                  <pic:spPr>
                    <a:xfrm>
                      <a:off x="0" y="0"/>
                      <a:ext cx="219075" cy="1524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=0或者</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"http://img.blog.csdn.net/20131111195824031"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219075" cy="152400"/>
            <wp:effectExtent l="0" t="0" r="9525" b="0"/>
            <wp:docPr id="309" name="图片 307" descr="IMG_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307" descr="IMG_562"/>
                    <pic:cNvPicPr>
                      <a:picLocks noChangeAspect="1"/>
                    </pic:cNvPicPr>
                  </pic:nvPicPr>
                  <pic:blipFill>
                    <a:blip r:embed="rId128" r:link="rId129"/>
                    <a:stretch>
                      <a:fillRect/>
                    </a:stretch>
                  </pic:blipFill>
                  <pic:spPr>
                    <a:xfrm>
                      <a:off x="0" y="0"/>
                      <a:ext cx="219075" cy="1524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=C则表明不满足的，而原本应该是0&lt;</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"http://img.blog.csdn.net/20131111195824031"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219075" cy="152400"/>
            <wp:effectExtent l="0" t="0" r="9525" b="0"/>
            <wp:docPr id="310" name="图片 308" descr="IMG_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308" descr="IMG_563"/>
                    <pic:cNvPicPr>
                      <a:picLocks noChangeAspect="1"/>
                    </pic:cNvPicPr>
                  </pic:nvPicPr>
                  <pic:blipFill>
                    <a:blip r:embed="rId128" r:link="rId129"/>
                    <a:stretch>
                      <a:fillRect/>
                    </a:stretch>
                  </pic:blipFill>
                  <pic:spPr>
                    <a:xfrm>
                      <a:off x="0" y="0"/>
                      <a:ext cx="219075" cy="1524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&lt;C</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t>    也就是说，如果存在不满足KKT条件的</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"http://img.blog.csdn.net/20140917223408203"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133350" cy="114300"/>
            <wp:effectExtent l="0" t="0" r="0" b="0"/>
            <wp:docPr id="311" name="图片 309" descr="IMG_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309" descr="IMG_564"/>
                    <pic:cNvPicPr>
                      <a:picLocks noChangeAspect="1"/>
                    </pic:cNvPicPr>
                  </pic:nvPicPr>
                  <pic:blipFill>
                    <a:blip r:embed="rId360" r:link="rId361"/>
                    <a:stretch>
                      <a:fillRect/>
                    </a:stretch>
                  </pic:blipFill>
                  <pic:spPr>
                    <a:xfrm>
                      <a:off x="0" y="0"/>
                      <a:ext cx="133350" cy="1143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，那么需要更新这些</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"http://img.blog.csdn.net/20140917223408203"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133350" cy="114300"/>
            <wp:effectExtent l="0" t="0" r="0" b="0"/>
            <wp:docPr id="312" name="图片 310" descr="IMG_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310" descr="IMG_565"/>
                    <pic:cNvPicPr>
                      <a:picLocks noChangeAspect="1"/>
                    </pic:cNvPicPr>
                  </pic:nvPicPr>
                  <pic:blipFill>
                    <a:blip r:embed="rId360" r:link="rId361"/>
                    <a:stretch>
                      <a:fillRect/>
                    </a:stretch>
                  </pic:blipFill>
                  <pic:spPr>
                    <a:xfrm>
                      <a:off x="0" y="0"/>
                      <a:ext cx="133350" cy="1143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，这是第一个约束条件。此外，更新的同时还要受到第二个约束条件的限制，即</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blog.csdn.net/v_july_v/article/details/data:image/png;base64,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"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838200" cy="409575"/>
            <wp:effectExtent l="0" t="0" r="0" b="0"/>
            <wp:docPr id="313" name="图片 311" descr="IMG_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311" descr="IMG_566"/>
                    <pic:cNvPicPr>
                      <a:picLocks noChangeAspect="1"/>
                    </pic:cNvPicPr>
                  </pic:nvPicPr>
                  <pic:blipFill>
                    <a:blip r:embed="rId102" r:link="rId103"/>
                    <a:stretch>
                      <a:fillRect/>
                    </a:stretch>
                  </pic:blipFill>
                  <pic:spPr>
                    <a:xfrm>
                      <a:off x="0" y="0"/>
                      <a:ext cx="838200" cy="40957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w:t>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因此，如果假设选择的两个乘子</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"http://img.blog.csdn.net/20140917211258703"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152400" cy="114300"/>
            <wp:effectExtent l="0" t="0" r="0" b="0"/>
            <wp:docPr id="314" name="图片 312" descr="IMG_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312" descr="IMG_567"/>
                    <pic:cNvPicPr>
                      <a:picLocks noChangeAspect="1"/>
                    </pic:cNvPicPr>
                  </pic:nvPicPr>
                  <pic:blipFill>
                    <a:blip r:embed="rId362" r:link="rId363"/>
                    <a:stretch>
                      <a:fillRect/>
                    </a:stretch>
                  </pic:blipFill>
                  <pic:spPr>
                    <a:xfrm>
                      <a:off x="0" y="0"/>
                      <a:ext cx="152400" cy="1143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和</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"http://img.blog.csdn.net/20140917211309656"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152400" cy="114300"/>
            <wp:effectExtent l="0" t="0" r="0" b="0"/>
            <wp:docPr id="315" name="图片 313" descr="IMG_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313" descr="IMG_568"/>
                    <pic:cNvPicPr>
                      <a:picLocks noChangeAspect="1"/>
                    </pic:cNvPicPr>
                  </pic:nvPicPr>
                  <pic:blipFill>
                    <a:blip r:embed="rId364" r:link="rId365"/>
                    <a:stretch>
                      <a:fillRect/>
                    </a:stretch>
                  </pic:blipFill>
                  <pic:spPr>
                    <a:xfrm>
                      <a:off x="0" y="0"/>
                      <a:ext cx="152400" cy="1143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，它们在更新之前分别是</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"http://img.blog.csdn.net/20140917211529672"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247650" cy="190500"/>
            <wp:effectExtent l="0" t="0" r="0" b="0"/>
            <wp:docPr id="316" name="图片 314" descr="IMG_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314" descr="IMG_569"/>
                    <pic:cNvPicPr>
                      <a:picLocks noChangeAspect="1"/>
                    </pic:cNvPicPr>
                  </pic:nvPicPr>
                  <pic:blipFill>
                    <a:blip r:embed="rId366" r:link="rId367"/>
                    <a:stretch>
                      <a:fillRect/>
                    </a:stretch>
                  </pic:blipFill>
                  <pic:spPr>
                    <a:xfrm>
                      <a:off x="0" y="0"/>
                      <a:ext cx="247650" cy="1905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"http://img.blog.csdn.net/20140917211547878"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247650" cy="190500"/>
            <wp:effectExtent l="0" t="0" r="0" b="0"/>
            <wp:docPr id="317" name="图片 315" descr="IMG_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315" descr="IMG_570"/>
                    <pic:cNvPicPr>
                      <a:picLocks noChangeAspect="1"/>
                    </pic:cNvPicPr>
                  </pic:nvPicPr>
                  <pic:blipFill>
                    <a:blip r:embed="rId368" r:link="rId369"/>
                    <a:stretch>
                      <a:fillRect/>
                    </a:stretch>
                  </pic:blipFill>
                  <pic:spPr>
                    <a:xfrm>
                      <a:off x="0" y="0"/>
                      <a:ext cx="247650" cy="1905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，更新之后分别是</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"http://img.blog.csdn.net/20140917211603025"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295275" cy="161925"/>
            <wp:effectExtent l="0" t="0" r="9525" b="9525"/>
            <wp:docPr id="318" name="图片 316" descr="IMG_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316" descr="IMG_571"/>
                    <pic:cNvPicPr>
                      <a:picLocks noChangeAspect="1"/>
                    </pic:cNvPicPr>
                  </pic:nvPicPr>
                  <pic:blipFill>
                    <a:blip r:embed="rId370" r:link="rId371"/>
                    <a:stretch>
                      <a:fillRect/>
                    </a:stretch>
                  </pic:blipFill>
                  <pic:spPr>
                    <a:xfrm>
                      <a:off x="0" y="0"/>
                      <a:ext cx="295275" cy="16192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"http://img.blog.csdn.net/20140917211615427"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295275" cy="161925"/>
            <wp:effectExtent l="0" t="0" r="9525" b="9525"/>
            <wp:docPr id="319" name="图片 317" descr="IMG_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317" descr="IMG_572"/>
                    <pic:cNvPicPr>
                      <a:picLocks noChangeAspect="1"/>
                    </pic:cNvPicPr>
                  </pic:nvPicPr>
                  <pic:blipFill>
                    <a:blip r:embed="rId372" r:link="rId373"/>
                    <a:stretch>
                      <a:fillRect/>
                    </a:stretch>
                  </pic:blipFill>
                  <pic:spPr>
                    <a:xfrm>
                      <a:off x="0" y="0"/>
                      <a:ext cx="295275" cy="16192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，那么更新前后的值需要满足以下等式才能保证和为0的约束：</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2762" w:right="2160"/>
        <w:jc w:val="left"/>
      </w:pPr>
      <w:r>
        <w:rPr>
          <w:rFonts w:hint="eastAsia" w:ascii="宋体" w:hAnsi="宋体" w:eastAsia="宋体" w:cs="宋体"/>
          <w:b w:val="0"/>
          <w:i w:val="0"/>
          <w:caps w:val="0"/>
          <w:color w:val="333333"/>
          <w:spacing w:val="0"/>
          <w:sz w:val="24"/>
          <w:szCs w:val="24"/>
          <w:shd w:val="clear" w:fill="FFFFFF"/>
        </w:rPr>
        <w:fldChar w:fldCharType="begin"/>
      </w:r>
      <w:r>
        <w:rPr>
          <w:rFonts w:hint="eastAsia" w:ascii="宋体" w:hAnsi="宋体" w:eastAsia="宋体" w:cs="宋体"/>
          <w:b w:val="0"/>
          <w:i w:val="0"/>
          <w:caps w:val="0"/>
          <w:color w:val="333333"/>
          <w:spacing w:val="0"/>
          <w:sz w:val="24"/>
          <w:szCs w:val="24"/>
          <w:shd w:val="clear" w:fill="FFFFFF"/>
        </w:rPr>
        <w:instrText xml:space="preserve">INCLUDEPICTURE \d "http://img.blog.csdn.net/20140917211428859" \* MERGEFORMATINET </w:instrText>
      </w:r>
      <w:r>
        <w:rPr>
          <w:rFonts w:hint="eastAsia" w:ascii="宋体" w:hAnsi="宋体" w:eastAsia="宋体" w:cs="宋体"/>
          <w:b w:val="0"/>
          <w:i w:val="0"/>
          <w:caps w:val="0"/>
          <w:color w:val="333333"/>
          <w:spacing w:val="0"/>
          <w:sz w:val="24"/>
          <w:szCs w:val="24"/>
          <w:shd w:val="clear" w:fill="FFFFFF"/>
        </w:rPr>
        <w:fldChar w:fldCharType="separate"/>
      </w:r>
      <w:r>
        <w:rPr>
          <w:rFonts w:hint="eastAsia" w:ascii="宋体" w:hAnsi="宋体" w:eastAsia="宋体" w:cs="宋体"/>
          <w:b w:val="0"/>
          <w:i w:val="0"/>
          <w:caps w:val="0"/>
          <w:color w:val="333333"/>
          <w:spacing w:val="0"/>
          <w:sz w:val="24"/>
          <w:szCs w:val="24"/>
          <w:shd w:val="clear" w:fill="FFFFFF"/>
        </w:rPr>
        <w:drawing>
          <wp:inline distT="0" distB="0" distL="114300" distR="114300">
            <wp:extent cx="2343150" cy="190500"/>
            <wp:effectExtent l="0" t="0" r="0" b="0"/>
            <wp:docPr id="320" name="图片 318" descr="IMG_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318" descr="IMG_573"/>
                    <pic:cNvPicPr>
                      <a:picLocks noChangeAspect="1"/>
                    </pic:cNvPicPr>
                  </pic:nvPicPr>
                  <pic:blipFill>
                    <a:blip r:embed="rId374" r:link="rId375"/>
                    <a:stretch>
                      <a:fillRect/>
                    </a:stretch>
                  </pic:blipFill>
                  <pic:spPr>
                    <a:xfrm>
                      <a:off x="0" y="0"/>
                      <a:ext cx="2343150" cy="1905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sz w:val="24"/>
          <w:szCs w:val="24"/>
          <w:shd w:val="clear" w:fill="FFFFFF"/>
        </w:rPr>
        <w:fldChar w:fldCharType="end"/>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t>    其中，</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"http://img.blog.csdn.net/20140917211751882"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76200" cy="152400"/>
            <wp:effectExtent l="0" t="0" r="0" b="0"/>
            <wp:docPr id="321" name="图片 319" descr="IMG_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319" descr="IMG_574"/>
                    <pic:cNvPicPr>
                      <a:picLocks noChangeAspect="1"/>
                    </pic:cNvPicPr>
                  </pic:nvPicPr>
                  <pic:blipFill>
                    <a:blip r:embed="rId376" r:link="rId377"/>
                    <a:stretch>
                      <a:fillRect/>
                    </a:stretch>
                  </pic:blipFill>
                  <pic:spPr>
                    <a:xfrm>
                      <a:off x="0" y="0"/>
                      <a:ext cx="76200" cy="1524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是常数。</w:t>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两个因子不好同时求解，所以可先求第二个乘子</w:t>
      </w:r>
      <w:r>
        <w:rPr>
          <w:rFonts w:hint="default" w:ascii="Tahoma" w:hAnsi="Tahoma" w:eastAsia="Tahoma" w:cs="Tahoma"/>
          <w:b w:val="0"/>
          <w:i w:val="0"/>
          <w:caps w:val="0"/>
          <w:color w:val="333333"/>
          <w:spacing w:val="0"/>
          <w:kern w:val="0"/>
          <w:sz w:val="21"/>
          <w:szCs w:val="21"/>
          <w:shd w:val="clear" w:fill="FFFFFF"/>
          <w:lang w:val="en-US" w:eastAsia="zh-CN" w:bidi="ar"/>
        </w:rPr>
        <w:fldChar w:fldCharType="begin"/>
      </w:r>
      <w:r>
        <w:rPr>
          <w:rFonts w:hint="default" w:ascii="Tahoma" w:hAnsi="Tahoma" w:eastAsia="Tahoma" w:cs="Tahoma"/>
          <w:b w:val="0"/>
          <w:i w:val="0"/>
          <w:caps w:val="0"/>
          <w:color w:val="333333"/>
          <w:spacing w:val="0"/>
          <w:kern w:val="0"/>
          <w:sz w:val="21"/>
          <w:szCs w:val="21"/>
          <w:shd w:val="clear" w:fill="FFFFFF"/>
          <w:lang w:val="en-US" w:eastAsia="zh-CN" w:bidi="ar"/>
        </w:rPr>
        <w:instrText xml:space="preserve">INCLUDEPICTURE \d "http://img.blog.csdn.net/20140917223154718" \* MERGEFORMATINET </w:instrText>
      </w:r>
      <w:r>
        <w:rPr>
          <w:rFonts w:hint="default" w:ascii="Tahoma" w:hAnsi="Tahoma" w:eastAsia="Tahoma" w:cs="Tahoma"/>
          <w:b w:val="0"/>
          <w:i w:val="0"/>
          <w:caps w:val="0"/>
          <w:color w:val="333333"/>
          <w:spacing w:val="0"/>
          <w:kern w:val="0"/>
          <w:sz w:val="21"/>
          <w:szCs w:val="21"/>
          <w:shd w:val="clear" w:fill="FFFFFF"/>
          <w:lang w:val="en-US" w:eastAsia="zh-CN" w:bidi="ar"/>
        </w:rPr>
        <w:fldChar w:fldCharType="separate"/>
      </w:r>
      <w:r>
        <w:rPr>
          <w:rFonts w:hint="default" w:ascii="Tahoma" w:hAnsi="Tahoma" w:eastAsia="Tahoma" w:cs="Tahoma"/>
          <w:b w:val="0"/>
          <w:i w:val="0"/>
          <w:caps w:val="0"/>
          <w:color w:val="333333"/>
          <w:spacing w:val="0"/>
          <w:kern w:val="0"/>
          <w:sz w:val="21"/>
          <w:szCs w:val="21"/>
          <w:shd w:val="clear" w:fill="FFFFFF"/>
          <w:lang w:val="en-US" w:eastAsia="zh-CN" w:bidi="ar"/>
        </w:rPr>
        <w:drawing>
          <wp:inline distT="0" distB="0" distL="114300" distR="114300">
            <wp:extent cx="142875" cy="114300"/>
            <wp:effectExtent l="0" t="0" r="9525" b="0"/>
            <wp:docPr id="322" name="图片 320" descr="IMG_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320" descr="IMG_575"/>
                    <pic:cNvPicPr>
                      <a:picLocks noChangeAspect="1"/>
                    </pic:cNvPicPr>
                  </pic:nvPicPr>
                  <pic:blipFill>
                    <a:blip r:embed="rId346" r:link="rId347"/>
                    <a:stretch>
                      <a:fillRect/>
                    </a:stretch>
                  </pic:blipFill>
                  <pic:spPr>
                    <a:xfrm>
                      <a:off x="0" y="0"/>
                      <a:ext cx="142875" cy="1143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的解（</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"http://img.blog.csdn.net/20140917211615427"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295275" cy="161925"/>
            <wp:effectExtent l="0" t="0" r="9525" b="9525"/>
            <wp:docPr id="323" name="图片 321" descr="IMG_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321" descr="IMG_576"/>
                    <pic:cNvPicPr>
                      <a:picLocks noChangeAspect="1"/>
                    </pic:cNvPicPr>
                  </pic:nvPicPr>
                  <pic:blipFill>
                    <a:blip r:embed="rId372" r:link="rId373"/>
                    <a:stretch>
                      <a:fillRect/>
                    </a:stretch>
                  </pic:blipFill>
                  <pic:spPr>
                    <a:xfrm>
                      <a:off x="0" y="0"/>
                      <a:ext cx="295275" cy="16192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），得到</w:t>
      </w:r>
      <w:r>
        <w:rPr>
          <w:rFonts w:hint="default" w:ascii="Tahoma" w:hAnsi="Tahoma" w:eastAsia="Tahoma" w:cs="Tahoma"/>
          <w:b w:val="0"/>
          <w:i w:val="0"/>
          <w:caps w:val="0"/>
          <w:color w:val="333333"/>
          <w:spacing w:val="0"/>
          <w:kern w:val="0"/>
          <w:sz w:val="21"/>
          <w:szCs w:val="21"/>
          <w:shd w:val="clear" w:fill="FFFFFF"/>
          <w:lang w:val="en-US" w:eastAsia="zh-CN" w:bidi="ar"/>
        </w:rPr>
        <w:fldChar w:fldCharType="begin"/>
      </w:r>
      <w:r>
        <w:rPr>
          <w:rFonts w:hint="default" w:ascii="Tahoma" w:hAnsi="Tahoma" w:eastAsia="Tahoma" w:cs="Tahoma"/>
          <w:b w:val="0"/>
          <w:i w:val="0"/>
          <w:caps w:val="0"/>
          <w:color w:val="333333"/>
          <w:spacing w:val="0"/>
          <w:kern w:val="0"/>
          <w:sz w:val="21"/>
          <w:szCs w:val="21"/>
          <w:shd w:val="clear" w:fill="FFFFFF"/>
          <w:lang w:val="en-US" w:eastAsia="zh-CN" w:bidi="ar"/>
        </w:rPr>
        <w:instrText xml:space="preserve">INCLUDEPICTURE \d "http://img.blog.csdn.net/20140917223154718" \* MERGEFORMATINET </w:instrText>
      </w:r>
      <w:r>
        <w:rPr>
          <w:rFonts w:hint="default" w:ascii="Tahoma" w:hAnsi="Tahoma" w:eastAsia="Tahoma" w:cs="Tahoma"/>
          <w:b w:val="0"/>
          <w:i w:val="0"/>
          <w:caps w:val="0"/>
          <w:color w:val="333333"/>
          <w:spacing w:val="0"/>
          <w:kern w:val="0"/>
          <w:sz w:val="21"/>
          <w:szCs w:val="21"/>
          <w:shd w:val="clear" w:fill="FFFFFF"/>
          <w:lang w:val="en-US" w:eastAsia="zh-CN" w:bidi="ar"/>
        </w:rPr>
        <w:fldChar w:fldCharType="separate"/>
      </w:r>
      <w:r>
        <w:rPr>
          <w:rFonts w:hint="default" w:ascii="Tahoma" w:hAnsi="Tahoma" w:eastAsia="Tahoma" w:cs="Tahoma"/>
          <w:b w:val="0"/>
          <w:i w:val="0"/>
          <w:caps w:val="0"/>
          <w:color w:val="333333"/>
          <w:spacing w:val="0"/>
          <w:kern w:val="0"/>
          <w:sz w:val="21"/>
          <w:szCs w:val="21"/>
          <w:shd w:val="clear" w:fill="FFFFFF"/>
          <w:lang w:val="en-US" w:eastAsia="zh-CN" w:bidi="ar"/>
        </w:rPr>
        <w:drawing>
          <wp:inline distT="0" distB="0" distL="114300" distR="114300">
            <wp:extent cx="142875" cy="114300"/>
            <wp:effectExtent l="0" t="0" r="9525" b="0"/>
            <wp:docPr id="324" name="图片 322" descr="IMG_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322" descr="IMG_577"/>
                    <pic:cNvPicPr>
                      <a:picLocks noChangeAspect="1"/>
                    </pic:cNvPicPr>
                  </pic:nvPicPr>
                  <pic:blipFill>
                    <a:blip r:embed="rId346" r:link="rId347"/>
                    <a:stretch>
                      <a:fillRect/>
                    </a:stretch>
                  </pic:blipFill>
                  <pic:spPr>
                    <a:xfrm>
                      <a:off x="0" y="0"/>
                      <a:ext cx="142875" cy="1143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的解（</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"http://img.blog.csdn.net/20140917211615427"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295275" cy="161925"/>
            <wp:effectExtent l="0" t="0" r="9525" b="9525"/>
            <wp:docPr id="325" name="图片 323" descr="IMG_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323" descr="IMG_578"/>
                    <pic:cNvPicPr>
                      <a:picLocks noChangeAspect="1"/>
                    </pic:cNvPicPr>
                  </pic:nvPicPr>
                  <pic:blipFill>
                    <a:blip r:embed="rId372" r:link="rId373"/>
                    <a:stretch>
                      <a:fillRect/>
                    </a:stretch>
                  </pic:blipFill>
                  <pic:spPr>
                    <a:xfrm>
                      <a:off x="0" y="0"/>
                      <a:ext cx="295275" cy="16192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）之后，再用</w:t>
      </w:r>
      <w:r>
        <w:rPr>
          <w:rFonts w:hint="default" w:ascii="Tahoma" w:hAnsi="Tahoma" w:eastAsia="Tahoma" w:cs="Tahoma"/>
          <w:b w:val="0"/>
          <w:i w:val="0"/>
          <w:caps w:val="0"/>
          <w:color w:val="333333"/>
          <w:spacing w:val="0"/>
          <w:kern w:val="0"/>
          <w:sz w:val="21"/>
          <w:szCs w:val="21"/>
          <w:shd w:val="clear" w:fill="FFFFFF"/>
          <w:lang w:val="en-US" w:eastAsia="zh-CN" w:bidi="ar"/>
        </w:rPr>
        <w:fldChar w:fldCharType="begin"/>
      </w:r>
      <w:r>
        <w:rPr>
          <w:rFonts w:hint="default" w:ascii="Tahoma" w:hAnsi="Tahoma" w:eastAsia="Tahoma" w:cs="Tahoma"/>
          <w:b w:val="0"/>
          <w:i w:val="0"/>
          <w:caps w:val="0"/>
          <w:color w:val="333333"/>
          <w:spacing w:val="0"/>
          <w:kern w:val="0"/>
          <w:sz w:val="21"/>
          <w:szCs w:val="21"/>
          <w:shd w:val="clear" w:fill="FFFFFF"/>
          <w:lang w:val="en-US" w:eastAsia="zh-CN" w:bidi="ar"/>
        </w:rPr>
        <w:instrText xml:space="preserve">INCLUDEPICTURE \d "http://img.blog.csdn.net/20140917223154718" \* MERGEFORMATINET </w:instrText>
      </w:r>
      <w:r>
        <w:rPr>
          <w:rFonts w:hint="default" w:ascii="Tahoma" w:hAnsi="Tahoma" w:eastAsia="Tahoma" w:cs="Tahoma"/>
          <w:b w:val="0"/>
          <w:i w:val="0"/>
          <w:caps w:val="0"/>
          <w:color w:val="333333"/>
          <w:spacing w:val="0"/>
          <w:kern w:val="0"/>
          <w:sz w:val="21"/>
          <w:szCs w:val="21"/>
          <w:shd w:val="clear" w:fill="FFFFFF"/>
          <w:lang w:val="en-US" w:eastAsia="zh-CN" w:bidi="ar"/>
        </w:rPr>
        <w:fldChar w:fldCharType="separate"/>
      </w:r>
      <w:r>
        <w:rPr>
          <w:rFonts w:hint="default" w:ascii="Tahoma" w:hAnsi="Tahoma" w:eastAsia="Tahoma" w:cs="Tahoma"/>
          <w:b w:val="0"/>
          <w:i w:val="0"/>
          <w:caps w:val="0"/>
          <w:color w:val="333333"/>
          <w:spacing w:val="0"/>
          <w:kern w:val="0"/>
          <w:sz w:val="21"/>
          <w:szCs w:val="21"/>
          <w:shd w:val="clear" w:fill="FFFFFF"/>
          <w:lang w:val="en-US" w:eastAsia="zh-CN" w:bidi="ar"/>
        </w:rPr>
        <w:drawing>
          <wp:inline distT="0" distB="0" distL="114300" distR="114300">
            <wp:extent cx="142875" cy="114300"/>
            <wp:effectExtent l="0" t="0" r="9525" b="0"/>
            <wp:docPr id="326" name="图片 324" descr="IMG_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324" descr="IMG_579"/>
                    <pic:cNvPicPr>
                      <a:picLocks noChangeAspect="1"/>
                    </pic:cNvPicPr>
                  </pic:nvPicPr>
                  <pic:blipFill>
                    <a:blip r:embed="rId346" r:link="rId347"/>
                    <a:stretch>
                      <a:fillRect/>
                    </a:stretch>
                  </pic:blipFill>
                  <pic:spPr>
                    <a:xfrm>
                      <a:off x="0" y="0"/>
                      <a:ext cx="142875" cy="1143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的解（</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"http://img.blog.csdn.net/20140917211615427"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295275" cy="161925"/>
            <wp:effectExtent l="0" t="0" r="9525" b="9525"/>
            <wp:docPr id="327" name="图片 325" descr="IMG_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325" descr="IMG_580"/>
                    <pic:cNvPicPr>
                      <a:picLocks noChangeAspect="1"/>
                    </pic:cNvPicPr>
                  </pic:nvPicPr>
                  <pic:blipFill>
                    <a:blip r:embed="rId372" r:link="rId373"/>
                    <a:stretch>
                      <a:fillRect/>
                    </a:stretch>
                  </pic:blipFill>
                  <pic:spPr>
                    <a:xfrm>
                      <a:off x="0" y="0"/>
                      <a:ext cx="295275" cy="16192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）表示</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"http://img.blog.csdn.net/20140917211258703"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152400" cy="114300"/>
            <wp:effectExtent l="0" t="0" r="0" b="0"/>
            <wp:docPr id="328" name="图片 326" descr="IMG_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326" descr="IMG_581"/>
                    <pic:cNvPicPr>
                      <a:picLocks noChangeAspect="1"/>
                    </pic:cNvPicPr>
                  </pic:nvPicPr>
                  <pic:blipFill>
                    <a:blip r:embed="rId362" r:link="rId363"/>
                    <a:stretch>
                      <a:fillRect/>
                    </a:stretch>
                  </pic:blipFill>
                  <pic:spPr>
                    <a:xfrm>
                      <a:off x="0" y="0"/>
                      <a:ext cx="152400" cy="1143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的解（</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"http://img.blog.csdn.net/20140917211603025"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295275" cy="161925"/>
            <wp:effectExtent l="0" t="0" r="9525" b="9525"/>
            <wp:docPr id="329" name="图片 327" descr="IMG_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327" descr="IMG_582"/>
                    <pic:cNvPicPr>
                      <a:picLocks noChangeAspect="1"/>
                    </pic:cNvPicPr>
                  </pic:nvPicPr>
                  <pic:blipFill>
                    <a:blip r:embed="rId370" r:link="rId371"/>
                    <a:stretch>
                      <a:fillRect/>
                    </a:stretch>
                  </pic:blipFill>
                  <pic:spPr>
                    <a:xfrm>
                      <a:off x="0" y="0"/>
                      <a:ext cx="295275" cy="16192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w:t>
      </w:r>
    </w:p>
    <w:p>
      <w:pPr>
        <w:pStyle w:val="6"/>
        <w:keepNext w:val="0"/>
        <w:keepLines w:val="0"/>
        <w:widowControl/>
        <w:suppressLineNumbers w:val="0"/>
        <w:spacing w:line="390" w:lineRule="atLeast"/>
        <w:jc w:val="left"/>
      </w:pPr>
      <w:r>
        <w:rPr>
          <w:rFonts w:hint="default" w:ascii="Arial" w:hAnsi="Arial" w:cs="Arial"/>
          <w:b w:val="0"/>
          <w:i w:val="0"/>
          <w:caps w:val="0"/>
          <w:color w:val="333333"/>
          <w:spacing w:val="0"/>
          <w:sz w:val="21"/>
          <w:szCs w:val="21"/>
          <w:shd w:val="clear" w:fill="FFFFFF"/>
        </w:rPr>
        <w:t>    为了求解</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"http://img.blog.csdn.net/20140917211615427"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295275" cy="161925"/>
            <wp:effectExtent l="0" t="0" r="9525" b="9525"/>
            <wp:docPr id="330" name="图片 328" descr="IMG_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328" descr="IMG_583"/>
                    <pic:cNvPicPr>
                      <a:picLocks noChangeAspect="1"/>
                    </pic:cNvPicPr>
                  </pic:nvPicPr>
                  <pic:blipFill>
                    <a:blip r:embed="rId372" r:link="rId373"/>
                    <a:stretch>
                      <a:fillRect/>
                    </a:stretch>
                  </pic:blipFill>
                  <pic:spPr>
                    <a:xfrm>
                      <a:off x="0" y="0"/>
                      <a:ext cx="295275" cy="161925"/>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，得先确定</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"http://img.blog.csdn.net/20140917211615427"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295275" cy="161925"/>
            <wp:effectExtent l="0" t="0" r="9525" b="9525"/>
            <wp:docPr id="331" name="图片 329" descr="IMG_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图片 329" descr="IMG_584"/>
                    <pic:cNvPicPr>
                      <a:picLocks noChangeAspect="1"/>
                    </pic:cNvPicPr>
                  </pic:nvPicPr>
                  <pic:blipFill>
                    <a:blip r:embed="rId372" r:link="rId373"/>
                    <a:stretch>
                      <a:fillRect/>
                    </a:stretch>
                  </pic:blipFill>
                  <pic:spPr>
                    <a:xfrm>
                      <a:off x="0" y="0"/>
                      <a:ext cx="295275" cy="161925"/>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的取值范围。假设它的上下边界分别为H</w:t>
      </w:r>
      <w:r>
        <w:rPr>
          <w:rFonts w:hint="eastAsia" w:ascii="宋体" w:hAnsi="宋体" w:eastAsia="宋体" w:cs="宋体"/>
          <w:b w:val="0"/>
          <w:i w:val="0"/>
          <w:caps w:val="0"/>
          <w:color w:val="333333"/>
          <w:spacing w:val="0"/>
          <w:sz w:val="21"/>
          <w:szCs w:val="21"/>
          <w:shd w:val="clear" w:fill="FFFFFF"/>
        </w:rPr>
        <w:t>和</w:t>
      </w:r>
      <w:r>
        <w:rPr>
          <w:rFonts w:hint="default" w:ascii="Arial" w:hAnsi="Arial" w:cs="Arial"/>
          <w:b w:val="0"/>
          <w:i w:val="0"/>
          <w:caps w:val="0"/>
          <w:color w:val="333333"/>
          <w:spacing w:val="0"/>
          <w:sz w:val="21"/>
          <w:szCs w:val="21"/>
          <w:shd w:val="clear" w:fill="FFFFFF"/>
        </w:rPr>
        <w:t>L</w:t>
      </w:r>
      <w:r>
        <w:rPr>
          <w:rFonts w:hint="eastAsia" w:ascii="宋体" w:hAnsi="宋体" w:eastAsia="宋体" w:cs="宋体"/>
          <w:b w:val="0"/>
          <w:i w:val="0"/>
          <w:caps w:val="0"/>
          <w:color w:val="333333"/>
          <w:spacing w:val="0"/>
          <w:sz w:val="21"/>
          <w:szCs w:val="21"/>
          <w:shd w:val="clear" w:fill="FFFFFF"/>
        </w:rPr>
        <w:t>，那么有：</w:t>
      </w:r>
    </w:p>
    <w:p>
      <w:pPr>
        <w:pStyle w:val="6"/>
        <w:keepNext w:val="0"/>
        <w:keepLines w:val="0"/>
        <w:widowControl/>
        <w:suppressLineNumbers w:val="0"/>
        <w:spacing w:line="390" w:lineRule="atLeast"/>
        <w:ind w:left="3604" w:right="3604"/>
        <w:jc w:val="left"/>
      </w:pPr>
      <w:r>
        <w:rPr>
          <w:rFonts w:hint="eastAsia" w:ascii="宋体" w:hAnsi="宋体" w:eastAsia="宋体" w:cs="宋体"/>
          <w:b w:val="0"/>
          <w:i w:val="0"/>
          <w:caps w:val="0"/>
          <w:color w:val="333333"/>
          <w:spacing w:val="0"/>
          <w:sz w:val="24"/>
          <w:szCs w:val="24"/>
          <w:shd w:val="clear" w:fill="FFFFFF"/>
        </w:rPr>
        <w:fldChar w:fldCharType="begin"/>
      </w:r>
      <w:r>
        <w:rPr>
          <w:rFonts w:hint="eastAsia" w:ascii="宋体" w:hAnsi="宋体" w:eastAsia="宋体" w:cs="宋体"/>
          <w:b w:val="0"/>
          <w:i w:val="0"/>
          <w:caps w:val="0"/>
          <w:color w:val="333333"/>
          <w:spacing w:val="0"/>
          <w:sz w:val="24"/>
          <w:szCs w:val="24"/>
          <w:shd w:val="clear" w:fill="FFFFFF"/>
        </w:rPr>
        <w:instrText xml:space="preserve">INCLUDEPICTURE \d "http://img.blog.csdn.net/20140917212018772" \* MERGEFORMATINET </w:instrText>
      </w:r>
      <w:r>
        <w:rPr>
          <w:rFonts w:hint="eastAsia" w:ascii="宋体" w:hAnsi="宋体" w:eastAsia="宋体" w:cs="宋体"/>
          <w:b w:val="0"/>
          <w:i w:val="0"/>
          <w:caps w:val="0"/>
          <w:color w:val="333333"/>
          <w:spacing w:val="0"/>
          <w:sz w:val="24"/>
          <w:szCs w:val="24"/>
          <w:shd w:val="clear" w:fill="FFFFFF"/>
        </w:rPr>
        <w:fldChar w:fldCharType="separate"/>
      </w:r>
      <w:r>
        <w:rPr>
          <w:rFonts w:hint="eastAsia" w:ascii="宋体" w:hAnsi="宋体" w:eastAsia="宋体" w:cs="宋体"/>
          <w:b w:val="0"/>
          <w:i w:val="0"/>
          <w:caps w:val="0"/>
          <w:color w:val="333333"/>
          <w:spacing w:val="0"/>
          <w:sz w:val="24"/>
          <w:szCs w:val="24"/>
          <w:shd w:val="clear" w:fill="FFFFFF"/>
        </w:rPr>
        <w:drawing>
          <wp:inline distT="0" distB="0" distL="114300" distR="114300">
            <wp:extent cx="885825" cy="161925"/>
            <wp:effectExtent l="0" t="0" r="9525" b="9525"/>
            <wp:docPr id="332" name="图片 330" descr="IMG_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图片 330" descr="IMG_585"/>
                    <pic:cNvPicPr>
                      <a:picLocks noChangeAspect="1"/>
                    </pic:cNvPicPr>
                  </pic:nvPicPr>
                  <pic:blipFill>
                    <a:blip r:embed="rId378" r:link="rId379"/>
                    <a:stretch>
                      <a:fillRect/>
                    </a:stretch>
                  </pic:blipFill>
                  <pic:spPr>
                    <a:xfrm>
                      <a:off x="0" y="0"/>
                      <a:ext cx="885825" cy="1619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sz w:val="24"/>
          <w:szCs w:val="24"/>
          <w:shd w:val="clear" w:fill="FFFFFF"/>
        </w:rPr>
        <w:fldChar w:fldCharType="end"/>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接下来，综合</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"http://img.blog.csdn.net/20140917212046369"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1495425" cy="152400"/>
            <wp:effectExtent l="0" t="0" r="9525" b="0"/>
            <wp:docPr id="333" name="图片 331" descr="IMG_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331" descr="IMG_586"/>
                    <pic:cNvPicPr>
                      <a:picLocks noChangeAspect="1"/>
                    </pic:cNvPicPr>
                  </pic:nvPicPr>
                  <pic:blipFill>
                    <a:blip r:embed="rId380" r:link="rId381"/>
                    <a:stretch>
                      <a:fillRect/>
                    </a:stretch>
                  </pic:blipFill>
                  <pic:spPr>
                    <a:xfrm>
                      <a:off x="0" y="0"/>
                      <a:ext cx="1495425" cy="1524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和</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"http://img.blog.csdn.net/20140917212056119"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2343150" cy="190500"/>
            <wp:effectExtent l="0" t="0" r="0" b="0"/>
            <wp:docPr id="334" name="图片 332" descr="IMG_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图片 332" descr="IMG_587"/>
                    <pic:cNvPicPr>
                      <a:picLocks noChangeAspect="1"/>
                    </pic:cNvPicPr>
                  </pic:nvPicPr>
                  <pic:blipFill>
                    <a:blip r:embed="rId374" r:link="rId375"/>
                    <a:stretch>
                      <a:fillRect/>
                    </a:stretch>
                  </pic:blipFill>
                  <pic:spPr>
                    <a:xfrm>
                      <a:off x="0" y="0"/>
                      <a:ext cx="2343150" cy="1905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这两个约束条件，求取</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"http://img.blog.csdn.net/20140917211615427"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295275" cy="161925"/>
            <wp:effectExtent l="0" t="0" r="9525" b="9525"/>
            <wp:docPr id="335" name="图片 333" descr="IMG_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图片 333" descr="IMG_588"/>
                    <pic:cNvPicPr>
                      <a:picLocks noChangeAspect="1"/>
                    </pic:cNvPicPr>
                  </pic:nvPicPr>
                  <pic:blipFill>
                    <a:blip r:embed="rId372" r:link="rId373"/>
                    <a:stretch>
                      <a:fillRect/>
                    </a:stretch>
                  </pic:blipFill>
                  <pic:spPr>
                    <a:xfrm>
                      <a:off x="0" y="0"/>
                      <a:ext cx="295275" cy="16192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的取值范围。</w:t>
      </w:r>
    </w:p>
    <w:p>
      <w:pPr>
        <w:pStyle w:val="6"/>
        <w:keepNext w:val="0"/>
        <w:keepLines w:val="0"/>
        <w:widowControl/>
        <w:suppressLineNumbers w:val="0"/>
        <w:spacing w:line="390" w:lineRule="atLeast"/>
        <w:jc w:val="left"/>
      </w:pPr>
      <w:r>
        <w:rPr>
          <w:rFonts w:hint="default" w:ascii="Arial" w:hAnsi="Arial" w:cs="Arial"/>
          <w:b w:val="0"/>
          <w:i w:val="0"/>
          <w:caps w:val="0"/>
          <w:color w:val="333333"/>
          <w:spacing w:val="0"/>
          <w:sz w:val="21"/>
          <w:szCs w:val="21"/>
          <w:shd w:val="clear" w:fill="FFFFFF"/>
        </w:rPr>
        <w:t>    当</w:t>
      </w:r>
      <w:r>
        <w:rPr>
          <w:rFonts w:hint="default" w:ascii="Times New Roman" w:hAnsi="Times New Roman" w:cs="Times New Roman"/>
          <w:b w:val="0"/>
          <w:i w:val="0"/>
          <w:caps w:val="0"/>
          <w:color w:val="333333"/>
          <w:spacing w:val="0"/>
          <w:sz w:val="21"/>
          <w:szCs w:val="21"/>
          <w:shd w:val="clear" w:fill="FFFFFF"/>
        </w:rPr>
        <w:t>y1 != y2</w:t>
      </w:r>
      <w:r>
        <w:rPr>
          <w:rFonts w:hint="eastAsia" w:ascii="宋体" w:hAnsi="宋体" w:eastAsia="宋体" w:cs="宋体"/>
          <w:b w:val="0"/>
          <w:i w:val="0"/>
          <w:caps w:val="0"/>
          <w:color w:val="333333"/>
          <w:spacing w:val="0"/>
          <w:sz w:val="21"/>
          <w:szCs w:val="21"/>
          <w:shd w:val="clear" w:fill="FFFFFF"/>
        </w:rPr>
        <w:t>时，根据</w:t>
      </w: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"http://img.blog.csdn.net/20140917212056119"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343150" cy="190500"/>
            <wp:effectExtent l="0" t="0" r="0" b="0"/>
            <wp:docPr id="336" name="图片 334" descr="IMG_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334" descr="IMG_589"/>
                    <pic:cNvPicPr>
                      <a:picLocks noChangeAspect="1"/>
                    </pic:cNvPicPr>
                  </pic:nvPicPr>
                  <pic:blipFill>
                    <a:blip r:embed="rId374" r:link="rId375"/>
                    <a:stretch>
                      <a:fillRect/>
                    </a:stretch>
                  </pic:blipFill>
                  <pic:spPr>
                    <a:xfrm>
                      <a:off x="0" y="0"/>
                      <a:ext cx="2343150" cy="1905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可得</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"http://img.blog.csdn.net/20140917223713557"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904875" cy="180975"/>
            <wp:effectExtent l="0" t="0" r="9525" b="9525"/>
            <wp:docPr id="337" name="图片 335" descr="IMG_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图片 335" descr="IMG_590"/>
                    <pic:cNvPicPr>
                      <a:picLocks noChangeAspect="1"/>
                    </pic:cNvPicPr>
                  </pic:nvPicPr>
                  <pic:blipFill>
                    <a:blip r:embed="rId382" r:link="rId383"/>
                    <a:stretch>
                      <a:fillRect/>
                    </a:stretch>
                  </pic:blipFill>
                  <pic:spPr>
                    <a:xfrm>
                      <a:off x="0" y="0"/>
                      <a:ext cx="904875" cy="180975"/>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，所以有</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"http://img.blog.csdn.net/20141210233122343"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962025" cy="171450"/>
            <wp:effectExtent l="0" t="0" r="9525" b="0"/>
            <wp:docPr id="338" name="图片 336" descr="IMG_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336" descr="IMG_591"/>
                    <pic:cNvPicPr>
                      <a:picLocks noChangeAspect="1"/>
                    </pic:cNvPicPr>
                  </pic:nvPicPr>
                  <pic:blipFill>
                    <a:blip r:embed="rId384" r:link="rId385"/>
                    <a:stretch>
                      <a:fillRect/>
                    </a:stretch>
                  </pic:blipFill>
                  <pic:spPr>
                    <a:xfrm>
                      <a:off x="0" y="0"/>
                      <a:ext cx="962025" cy="171450"/>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eastAsia" w:ascii="宋体" w:hAnsi="宋体" w:eastAsia="宋体" w:cs="宋体"/>
          <w:b w:val="0"/>
          <w:i w:val="0"/>
          <w:caps w:val="0"/>
          <w:color w:val="333333"/>
          <w:spacing w:val="0"/>
          <w:sz w:val="21"/>
          <w:szCs w:val="21"/>
          <w:shd w:val="clear" w:fill="FFFFFF"/>
        </w:rPr>
        <w:t>，</w:t>
      </w: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"http://img.blog.csdn.net/20141210233135376"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1181100" cy="171450"/>
            <wp:effectExtent l="0" t="0" r="0" b="0"/>
            <wp:docPr id="339" name="图片 337" descr="IMG_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337" descr="IMG_592"/>
                    <pic:cNvPicPr>
                      <a:picLocks noChangeAspect="1"/>
                    </pic:cNvPicPr>
                  </pic:nvPicPr>
                  <pic:blipFill>
                    <a:blip r:embed="rId386" r:link="rId387"/>
                    <a:stretch>
                      <a:fillRect/>
                    </a:stretch>
                  </pic:blipFill>
                  <pic:spPr>
                    <a:xfrm>
                      <a:off x="0" y="0"/>
                      <a:ext cx="1181100" cy="1714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r>
        <w:rPr>
          <w:rFonts w:hint="eastAsia" w:ascii="宋体" w:hAnsi="宋体" w:eastAsia="宋体" w:cs="宋体"/>
          <w:b w:val="0"/>
          <w:i w:val="0"/>
          <w:caps w:val="0"/>
          <w:color w:val="333333"/>
          <w:spacing w:val="0"/>
          <w:sz w:val="21"/>
          <w:szCs w:val="21"/>
          <w:shd w:val="clear" w:fill="FFFFFF"/>
        </w:rPr>
        <w:t>，如下图所示：</w:t>
      </w:r>
    </w:p>
    <w:p>
      <w:pPr>
        <w:pStyle w:val="6"/>
        <w:keepNext w:val="0"/>
        <w:keepLines w:val="0"/>
        <w:widowControl/>
        <w:suppressLineNumbers w:val="0"/>
        <w:spacing w:line="390" w:lineRule="atLeast"/>
        <w:ind w:left="1440" w:right="1440"/>
        <w:jc w:val="left"/>
      </w:pPr>
      <w:r>
        <w:rPr>
          <w:rFonts w:hint="eastAsia" w:ascii="宋体" w:hAnsi="宋体" w:eastAsia="宋体" w:cs="宋体"/>
          <w:b w:val="0"/>
          <w:i w:val="0"/>
          <w:caps w:val="0"/>
          <w:color w:val="333333"/>
          <w:spacing w:val="0"/>
          <w:sz w:val="24"/>
          <w:szCs w:val="24"/>
          <w:shd w:val="clear" w:fill="FFFFFF"/>
        </w:rPr>
        <w:fldChar w:fldCharType="begin"/>
      </w:r>
      <w:r>
        <w:rPr>
          <w:rFonts w:hint="eastAsia" w:ascii="宋体" w:hAnsi="宋体" w:eastAsia="宋体" w:cs="宋体"/>
          <w:b w:val="0"/>
          <w:i w:val="0"/>
          <w:caps w:val="0"/>
          <w:color w:val="333333"/>
          <w:spacing w:val="0"/>
          <w:sz w:val="24"/>
          <w:szCs w:val="24"/>
          <w:shd w:val="clear" w:fill="FFFFFF"/>
        </w:rPr>
        <w:instrText xml:space="preserve">INCLUDEPICTURE \d "http://img.blog.csdn.net/20140917212349092" \* MERGEFORMATINET </w:instrText>
      </w:r>
      <w:r>
        <w:rPr>
          <w:rFonts w:hint="eastAsia" w:ascii="宋体" w:hAnsi="宋体" w:eastAsia="宋体" w:cs="宋体"/>
          <w:b w:val="0"/>
          <w:i w:val="0"/>
          <w:caps w:val="0"/>
          <w:color w:val="333333"/>
          <w:spacing w:val="0"/>
          <w:sz w:val="24"/>
          <w:szCs w:val="24"/>
          <w:shd w:val="clear" w:fill="FFFFFF"/>
        </w:rPr>
        <w:fldChar w:fldCharType="separate"/>
      </w:r>
      <w:r>
        <w:rPr>
          <w:rFonts w:hint="eastAsia" w:ascii="宋体" w:hAnsi="宋体" w:eastAsia="宋体" w:cs="宋体"/>
          <w:b w:val="0"/>
          <w:i w:val="0"/>
          <w:caps w:val="0"/>
          <w:color w:val="333333"/>
          <w:spacing w:val="0"/>
          <w:sz w:val="24"/>
          <w:szCs w:val="24"/>
          <w:shd w:val="clear" w:fill="FFFFFF"/>
        </w:rPr>
        <w:drawing>
          <wp:inline distT="0" distB="0" distL="114300" distR="114300">
            <wp:extent cx="2560320" cy="2006600"/>
            <wp:effectExtent l="0" t="0" r="11430" b="12700"/>
            <wp:docPr id="340" name="图片 338" descr="IMG_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图片 338" descr="IMG_593"/>
                    <pic:cNvPicPr>
                      <a:picLocks noChangeAspect="1"/>
                    </pic:cNvPicPr>
                  </pic:nvPicPr>
                  <pic:blipFill>
                    <a:blip r:embed="rId388" r:link="rId389"/>
                    <a:stretch>
                      <a:fillRect/>
                    </a:stretch>
                  </pic:blipFill>
                  <pic:spPr>
                    <a:xfrm>
                      <a:off x="0" y="0"/>
                      <a:ext cx="2560320" cy="20066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sz w:val="24"/>
          <w:szCs w:val="24"/>
          <w:shd w:val="clear" w:fill="FFFFFF"/>
        </w:rPr>
        <w:fldChar w:fldCharType="end"/>
      </w:r>
    </w:p>
    <w:p>
      <w:pPr>
        <w:pStyle w:val="6"/>
        <w:keepNext w:val="0"/>
        <w:keepLines w:val="0"/>
        <w:widowControl/>
        <w:suppressLineNumbers w:val="0"/>
        <w:spacing w:line="390" w:lineRule="atLeast"/>
        <w:jc w:val="left"/>
      </w:pPr>
      <w:r>
        <w:rPr>
          <w:rFonts w:hint="default" w:ascii="Arial" w:hAnsi="Arial" w:cs="Arial"/>
          <w:b w:val="0"/>
          <w:i w:val="0"/>
          <w:caps w:val="0"/>
          <w:color w:val="333333"/>
          <w:spacing w:val="0"/>
          <w:sz w:val="21"/>
          <w:szCs w:val="21"/>
          <w:shd w:val="clear" w:fill="FFFFFF"/>
        </w:rPr>
        <w:t>    当y1 = y2时，同样根据</w:t>
      </w: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"http://img.blog.csdn.net/20140917212056119"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343150" cy="190500"/>
            <wp:effectExtent l="0" t="0" r="0" b="0"/>
            <wp:docPr id="341" name="图片 339" descr="IMG_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图片 339" descr="IMG_594"/>
                    <pic:cNvPicPr>
                      <a:picLocks noChangeAspect="1"/>
                    </pic:cNvPicPr>
                  </pic:nvPicPr>
                  <pic:blipFill>
                    <a:blip r:embed="rId374" r:link="rId375"/>
                    <a:stretch>
                      <a:fillRect/>
                    </a:stretch>
                  </pic:blipFill>
                  <pic:spPr>
                    <a:xfrm>
                      <a:off x="0" y="0"/>
                      <a:ext cx="2343150" cy="1905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可得：</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"http://img.blog.csdn.net/20140917223614125"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904875" cy="180975"/>
            <wp:effectExtent l="0" t="0" r="9525" b="9525"/>
            <wp:docPr id="342" name="图片 340" descr="IMG_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340" descr="IMG_595"/>
                    <pic:cNvPicPr>
                      <a:picLocks noChangeAspect="1"/>
                    </pic:cNvPicPr>
                  </pic:nvPicPr>
                  <pic:blipFill>
                    <a:blip r:embed="rId390" r:link="rId391"/>
                    <a:stretch>
                      <a:fillRect/>
                    </a:stretch>
                  </pic:blipFill>
                  <pic:spPr>
                    <a:xfrm>
                      <a:off x="0" y="0"/>
                      <a:ext cx="904875" cy="180975"/>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，所以有</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"http://img.blog.csdn.net/20141210233152921"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1133475" cy="171450"/>
            <wp:effectExtent l="0" t="0" r="9525" b="0"/>
            <wp:docPr id="343" name="图片 341" descr="IMG_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图片 341" descr="IMG_596"/>
                    <pic:cNvPicPr>
                      <a:picLocks noChangeAspect="1"/>
                    </pic:cNvPicPr>
                  </pic:nvPicPr>
                  <pic:blipFill>
                    <a:blip r:embed="rId392" r:link="rId393"/>
                    <a:stretch>
                      <a:fillRect/>
                    </a:stretch>
                  </pic:blipFill>
                  <pic:spPr>
                    <a:xfrm>
                      <a:off x="0" y="0"/>
                      <a:ext cx="1133475" cy="171450"/>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eastAsia" w:ascii="宋体" w:hAnsi="宋体" w:eastAsia="宋体" w:cs="宋体"/>
          <w:b w:val="0"/>
          <w:i w:val="0"/>
          <w:caps w:val="0"/>
          <w:color w:val="333333"/>
          <w:spacing w:val="0"/>
          <w:sz w:val="21"/>
          <w:szCs w:val="21"/>
          <w:shd w:val="clear" w:fill="FFFFFF"/>
        </w:rPr>
        <w:t>，</w:t>
      </w: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"http://img.blog.csdn.net/20141210233202208"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895350" cy="171450"/>
            <wp:effectExtent l="0" t="0" r="0" b="0"/>
            <wp:docPr id="344" name="图片 342" descr="IMG_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图片 342" descr="IMG_597"/>
                    <pic:cNvPicPr>
                      <a:picLocks noChangeAspect="1"/>
                    </pic:cNvPicPr>
                  </pic:nvPicPr>
                  <pic:blipFill>
                    <a:blip r:embed="rId394" r:link="rId395"/>
                    <a:stretch>
                      <a:fillRect/>
                    </a:stretch>
                  </pic:blipFill>
                  <pic:spPr>
                    <a:xfrm>
                      <a:off x="0" y="0"/>
                      <a:ext cx="895350" cy="1714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r>
        <w:rPr>
          <w:rFonts w:hint="eastAsia" w:ascii="宋体" w:hAnsi="宋体" w:eastAsia="宋体" w:cs="宋体"/>
          <w:b w:val="0"/>
          <w:i w:val="0"/>
          <w:caps w:val="0"/>
          <w:color w:val="333333"/>
          <w:spacing w:val="0"/>
          <w:sz w:val="21"/>
          <w:szCs w:val="21"/>
          <w:shd w:val="clear" w:fill="FFFFFF"/>
        </w:rPr>
        <w:t>，如下图所示：</w:t>
      </w:r>
    </w:p>
    <w:p>
      <w:pPr>
        <w:pStyle w:val="6"/>
        <w:keepNext w:val="0"/>
        <w:keepLines w:val="0"/>
        <w:widowControl/>
        <w:suppressLineNumbers w:val="0"/>
        <w:spacing w:line="390" w:lineRule="atLeast"/>
        <w:ind w:left="1440" w:right="1440"/>
        <w:jc w:val="left"/>
      </w:pPr>
      <w:r>
        <w:rPr>
          <w:rFonts w:hint="eastAsia" w:ascii="宋体" w:hAnsi="宋体" w:eastAsia="宋体" w:cs="宋体"/>
          <w:b w:val="0"/>
          <w:i w:val="0"/>
          <w:caps w:val="0"/>
          <w:color w:val="333333"/>
          <w:spacing w:val="0"/>
          <w:sz w:val="24"/>
          <w:szCs w:val="24"/>
          <w:shd w:val="clear" w:fill="FFFFFF"/>
        </w:rPr>
        <w:fldChar w:fldCharType="begin"/>
      </w:r>
      <w:r>
        <w:rPr>
          <w:rFonts w:hint="eastAsia" w:ascii="宋体" w:hAnsi="宋体" w:eastAsia="宋体" w:cs="宋体"/>
          <w:b w:val="0"/>
          <w:i w:val="0"/>
          <w:caps w:val="0"/>
          <w:color w:val="333333"/>
          <w:spacing w:val="0"/>
          <w:sz w:val="24"/>
          <w:szCs w:val="24"/>
          <w:shd w:val="clear" w:fill="FFFFFF"/>
        </w:rPr>
        <w:instrText xml:space="preserve">INCLUDEPICTURE \d "http://img.blog.csdn.net/20140917212546875" \* MERGEFORMATINET </w:instrText>
      </w:r>
      <w:r>
        <w:rPr>
          <w:rFonts w:hint="eastAsia" w:ascii="宋体" w:hAnsi="宋体" w:eastAsia="宋体" w:cs="宋体"/>
          <w:b w:val="0"/>
          <w:i w:val="0"/>
          <w:caps w:val="0"/>
          <w:color w:val="333333"/>
          <w:spacing w:val="0"/>
          <w:sz w:val="24"/>
          <w:szCs w:val="24"/>
          <w:shd w:val="clear" w:fill="FFFFFF"/>
        </w:rPr>
        <w:fldChar w:fldCharType="separate"/>
      </w:r>
      <w:r>
        <w:rPr>
          <w:rFonts w:hint="eastAsia" w:ascii="宋体" w:hAnsi="宋体" w:eastAsia="宋体" w:cs="宋体"/>
          <w:b w:val="0"/>
          <w:i w:val="0"/>
          <w:caps w:val="0"/>
          <w:color w:val="333333"/>
          <w:spacing w:val="0"/>
          <w:sz w:val="24"/>
          <w:szCs w:val="24"/>
          <w:shd w:val="clear" w:fill="FFFFFF"/>
        </w:rPr>
        <w:drawing>
          <wp:inline distT="0" distB="0" distL="114300" distR="114300">
            <wp:extent cx="2973070" cy="2222500"/>
            <wp:effectExtent l="0" t="0" r="17780" b="6350"/>
            <wp:docPr id="345" name="图片 343" descr="IMG_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343" descr="IMG_598"/>
                    <pic:cNvPicPr>
                      <a:picLocks noChangeAspect="1"/>
                    </pic:cNvPicPr>
                  </pic:nvPicPr>
                  <pic:blipFill>
                    <a:blip r:embed="rId396" r:link="rId397"/>
                    <a:stretch>
                      <a:fillRect/>
                    </a:stretch>
                  </pic:blipFill>
                  <pic:spPr>
                    <a:xfrm>
                      <a:off x="0" y="0"/>
                      <a:ext cx="2973070" cy="22225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sz w:val="24"/>
          <w:szCs w:val="24"/>
          <w:shd w:val="clear" w:fill="FFFFFF"/>
        </w:rPr>
        <w:fldChar w:fldCharType="end"/>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如此，根据y1和y2异号或同号，可得出</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"http://img.blog.csdn.net/20140917211615427"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295275" cy="161925"/>
            <wp:effectExtent l="0" t="0" r="9525" b="9525"/>
            <wp:docPr id="346" name="图片 344" descr="IMG_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图片 344" descr="IMG_599"/>
                    <pic:cNvPicPr>
                      <a:picLocks noChangeAspect="1"/>
                    </pic:cNvPicPr>
                  </pic:nvPicPr>
                  <pic:blipFill>
                    <a:blip r:embed="rId372" r:link="rId373"/>
                    <a:stretch>
                      <a:fillRect/>
                    </a:stretch>
                  </pic:blipFill>
                  <pic:spPr>
                    <a:xfrm>
                      <a:off x="0" y="0"/>
                      <a:ext cx="295275" cy="16192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的上下界分别为：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90" w:lineRule="atLeast"/>
        <w:ind w:right="216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"http://img.blog.csdn.net/20140917212422859"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4057650" cy="361950"/>
            <wp:effectExtent l="0" t="0" r="0" b="0"/>
            <wp:docPr id="347" name="图片 345" descr="IMG_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图片 345" descr="IMG_600"/>
                    <pic:cNvPicPr>
                      <a:picLocks noChangeAspect="1"/>
                    </pic:cNvPicPr>
                  </pic:nvPicPr>
                  <pic:blipFill>
                    <a:blip r:embed="rId398" r:link="rId399"/>
                    <a:stretch>
                      <a:fillRect/>
                    </a:stretch>
                  </pic:blipFill>
                  <pic:spPr>
                    <a:xfrm>
                      <a:off x="0" y="0"/>
                      <a:ext cx="4057650" cy="3619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回顾下第二个约束条件</w:t>
      </w:r>
      <w:r>
        <w:rPr>
          <w:rFonts w:hint="eastAsia" w:ascii="宋体" w:hAnsi="宋体" w:eastAsia="宋体" w:cs="宋体"/>
          <w:b w:val="0"/>
          <w:i w:val="0"/>
          <w:caps w:val="0"/>
          <w:color w:val="333333"/>
          <w:spacing w:val="0"/>
          <w:kern w:val="0"/>
          <w:sz w:val="21"/>
          <w:szCs w:val="21"/>
          <w:shd w:val="clear" w:fill="FFFFFF"/>
          <w:lang w:val="en-US" w:eastAsia="zh-CN" w:bidi="ar"/>
        </w:rPr>
        <w:fldChar w:fldCharType="begin"/>
      </w:r>
      <w:r>
        <w:rPr>
          <w:rFonts w:hint="eastAsia" w:ascii="宋体" w:hAnsi="宋体" w:eastAsia="宋体" w:cs="宋体"/>
          <w:b w:val="0"/>
          <w:i w:val="0"/>
          <w:caps w:val="0"/>
          <w:color w:val="333333"/>
          <w:spacing w:val="0"/>
          <w:kern w:val="0"/>
          <w:sz w:val="21"/>
          <w:szCs w:val="21"/>
          <w:shd w:val="clear" w:fill="FFFFFF"/>
          <w:lang w:val="en-US" w:eastAsia="zh-CN" w:bidi="ar"/>
        </w:rPr>
        <w:instrText xml:space="preserve">INCLUDEPICTURE \d "http://img.blog.csdn.net/20140917212056119" \* MERGEFORMATINET </w:instrText>
      </w:r>
      <w:r>
        <w:rPr>
          <w:rFonts w:hint="eastAsia" w:ascii="宋体" w:hAnsi="宋体" w:eastAsia="宋体" w:cs="宋体"/>
          <w:b w:val="0"/>
          <w:i w:val="0"/>
          <w:caps w:val="0"/>
          <w:color w:val="333333"/>
          <w:spacing w:val="0"/>
          <w:kern w:val="0"/>
          <w:sz w:val="21"/>
          <w:szCs w:val="21"/>
          <w:shd w:val="clear" w:fill="FFFFFF"/>
          <w:lang w:val="en-US" w:eastAsia="zh-CN" w:bidi="ar"/>
        </w:rPr>
        <w:fldChar w:fldCharType="separate"/>
      </w:r>
      <w:r>
        <w:rPr>
          <w:rFonts w:hint="eastAsia" w:ascii="宋体" w:hAnsi="宋体" w:eastAsia="宋体" w:cs="宋体"/>
          <w:b w:val="0"/>
          <w:i w:val="0"/>
          <w:caps w:val="0"/>
          <w:color w:val="333333"/>
          <w:spacing w:val="0"/>
          <w:kern w:val="0"/>
          <w:sz w:val="21"/>
          <w:szCs w:val="21"/>
          <w:shd w:val="clear" w:fill="FFFFFF"/>
          <w:lang w:val="en-US" w:eastAsia="zh-CN" w:bidi="ar"/>
        </w:rPr>
        <w:drawing>
          <wp:inline distT="0" distB="0" distL="114300" distR="114300">
            <wp:extent cx="2343150" cy="190500"/>
            <wp:effectExtent l="0" t="0" r="0" b="0"/>
            <wp:docPr id="348" name="图片 346" descr="IMG_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346" descr="IMG_601"/>
                    <pic:cNvPicPr>
                      <a:picLocks noChangeAspect="1"/>
                    </pic:cNvPicPr>
                  </pic:nvPicPr>
                  <pic:blipFill>
                    <a:blip r:embed="rId374" r:link="rId375"/>
                    <a:stretch>
                      <a:fillRect/>
                    </a:stretch>
                  </pic:blipFill>
                  <pic:spPr>
                    <a:xfrm>
                      <a:off x="0" y="0"/>
                      <a:ext cx="2343150" cy="1905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，令上式两边乘以y1，可得</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90" w:lineRule="atLeast"/>
        <w:ind w:right="216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"http://img.blog.csdn.net/20140909164502391"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562100" cy="333375"/>
            <wp:effectExtent l="0" t="0" r="0" b="9525"/>
            <wp:docPr id="349" name="图片 347" descr="IMG_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图片 347" descr="IMG_602"/>
                    <pic:cNvPicPr>
                      <a:picLocks noChangeAspect="1"/>
                    </pic:cNvPicPr>
                  </pic:nvPicPr>
                  <pic:blipFill>
                    <a:blip r:embed="rId400" r:link="rId401"/>
                    <a:stretch>
                      <a:fillRect/>
                    </a:stretch>
                  </pic:blipFill>
                  <pic:spPr>
                    <a:xfrm>
                      <a:off x="0" y="0"/>
                      <a:ext cx="1562100" cy="3333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其中，</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"http://img.blog.csdn.net/20140909164354343"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1352550" cy="590550"/>
            <wp:effectExtent l="0" t="0" r="0" b="0"/>
            <wp:docPr id="350" name="图片 348" descr="IMG_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图片 348" descr="IMG_603"/>
                    <pic:cNvPicPr>
                      <a:picLocks noChangeAspect="1"/>
                    </pic:cNvPicPr>
                  </pic:nvPicPr>
                  <pic:blipFill>
                    <a:blip r:embed="rId402" r:link="rId403"/>
                    <a:stretch>
                      <a:fillRect/>
                    </a:stretch>
                  </pic:blipFill>
                  <pic:spPr>
                    <a:xfrm>
                      <a:off x="0" y="0"/>
                      <a:ext cx="1352550" cy="59055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w:t>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因此</w:t>
      </w:r>
      <w:r>
        <w:rPr>
          <w:rFonts w:hint="default" w:ascii="Tahoma" w:hAnsi="Tahoma" w:eastAsia="Tahoma" w:cs="Tahoma"/>
          <w:b w:val="0"/>
          <w:i w:val="0"/>
          <w:caps w:val="0"/>
          <w:color w:val="333333"/>
          <w:spacing w:val="0"/>
          <w:kern w:val="0"/>
          <w:sz w:val="21"/>
          <w:szCs w:val="21"/>
          <w:shd w:val="clear" w:fill="FFFFFF"/>
          <w:lang w:val="en-US" w:eastAsia="zh-CN" w:bidi="ar"/>
        </w:rPr>
        <w:fldChar w:fldCharType="begin"/>
      </w:r>
      <w:r>
        <w:rPr>
          <w:rFonts w:hint="default" w:ascii="Tahoma" w:hAnsi="Tahoma" w:eastAsia="Tahoma" w:cs="Tahoma"/>
          <w:b w:val="0"/>
          <w:i w:val="0"/>
          <w:caps w:val="0"/>
          <w:color w:val="333333"/>
          <w:spacing w:val="0"/>
          <w:kern w:val="0"/>
          <w:sz w:val="21"/>
          <w:szCs w:val="21"/>
          <w:shd w:val="clear" w:fill="FFFFFF"/>
          <w:lang w:val="en-US" w:eastAsia="zh-CN" w:bidi="ar"/>
        </w:rPr>
        <w:instrText xml:space="preserve">INCLUDEPICTURE \d "http://img.blog.csdn.net/20140917223344501" \* MERGEFORMATINET </w:instrText>
      </w:r>
      <w:r>
        <w:rPr>
          <w:rFonts w:hint="default" w:ascii="Tahoma" w:hAnsi="Tahoma" w:eastAsia="Tahoma" w:cs="Tahoma"/>
          <w:b w:val="0"/>
          <w:i w:val="0"/>
          <w:caps w:val="0"/>
          <w:color w:val="333333"/>
          <w:spacing w:val="0"/>
          <w:kern w:val="0"/>
          <w:sz w:val="21"/>
          <w:szCs w:val="21"/>
          <w:shd w:val="clear" w:fill="FFFFFF"/>
          <w:lang w:val="en-US" w:eastAsia="zh-CN" w:bidi="ar"/>
        </w:rPr>
        <w:fldChar w:fldCharType="separate"/>
      </w:r>
      <w:r>
        <w:rPr>
          <w:rFonts w:hint="default" w:ascii="Tahoma" w:hAnsi="Tahoma" w:eastAsia="Tahoma" w:cs="Tahoma"/>
          <w:b w:val="0"/>
          <w:i w:val="0"/>
          <w:caps w:val="0"/>
          <w:color w:val="333333"/>
          <w:spacing w:val="0"/>
          <w:kern w:val="0"/>
          <w:sz w:val="21"/>
          <w:szCs w:val="21"/>
          <w:shd w:val="clear" w:fill="FFFFFF"/>
          <w:lang w:val="en-US" w:eastAsia="zh-CN" w:bidi="ar"/>
        </w:rPr>
        <w:drawing>
          <wp:inline distT="0" distB="0" distL="114300" distR="114300">
            <wp:extent cx="142875" cy="114300"/>
            <wp:effectExtent l="0" t="0" r="9525" b="0"/>
            <wp:docPr id="351" name="图片 349" descr="IMG_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图片 349" descr="IMG_604"/>
                    <pic:cNvPicPr>
                      <a:picLocks noChangeAspect="1"/>
                    </pic:cNvPicPr>
                  </pic:nvPicPr>
                  <pic:blipFill>
                    <a:blip r:embed="rId344" r:link="rId345"/>
                    <a:stretch>
                      <a:fillRect/>
                    </a:stretch>
                  </pic:blipFill>
                  <pic:spPr>
                    <a:xfrm>
                      <a:off x="0" y="0"/>
                      <a:ext cx="142875" cy="1143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可以用</w:t>
      </w:r>
      <w:r>
        <w:rPr>
          <w:rFonts w:hint="default" w:ascii="Tahoma" w:hAnsi="Tahoma" w:eastAsia="Tahoma" w:cs="Tahoma"/>
          <w:b w:val="0"/>
          <w:i w:val="0"/>
          <w:caps w:val="0"/>
          <w:color w:val="333333"/>
          <w:spacing w:val="0"/>
          <w:kern w:val="0"/>
          <w:sz w:val="21"/>
          <w:szCs w:val="21"/>
          <w:shd w:val="clear" w:fill="FFFFFF"/>
          <w:lang w:val="en-US" w:eastAsia="zh-CN" w:bidi="ar"/>
        </w:rPr>
        <w:fldChar w:fldCharType="begin"/>
      </w:r>
      <w:r>
        <w:rPr>
          <w:rFonts w:hint="default" w:ascii="Tahoma" w:hAnsi="Tahoma" w:eastAsia="Tahoma" w:cs="Tahoma"/>
          <w:b w:val="0"/>
          <w:i w:val="0"/>
          <w:caps w:val="0"/>
          <w:color w:val="333333"/>
          <w:spacing w:val="0"/>
          <w:kern w:val="0"/>
          <w:sz w:val="21"/>
          <w:szCs w:val="21"/>
          <w:shd w:val="clear" w:fill="FFFFFF"/>
          <w:lang w:val="en-US" w:eastAsia="zh-CN" w:bidi="ar"/>
        </w:rPr>
        <w:instrText xml:space="preserve">INCLUDEPICTURE \d "http://img.blog.csdn.net/20140917223154718" \* MERGEFORMATINET </w:instrText>
      </w:r>
      <w:r>
        <w:rPr>
          <w:rFonts w:hint="default" w:ascii="Tahoma" w:hAnsi="Tahoma" w:eastAsia="Tahoma" w:cs="Tahoma"/>
          <w:b w:val="0"/>
          <w:i w:val="0"/>
          <w:caps w:val="0"/>
          <w:color w:val="333333"/>
          <w:spacing w:val="0"/>
          <w:kern w:val="0"/>
          <w:sz w:val="21"/>
          <w:szCs w:val="21"/>
          <w:shd w:val="clear" w:fill="FFFFFF"/>
          <w:lang w:val="en-US" w:eastAsia="zh-CN" w:bidi="ar"/>
        </w:rPr>
        <w:fldChar w:fldCharType="separate"/>
      </w:r>
      <w:r>
        <w:rPr>
          <w:rFonts w:hint="default" w:ascii="Tahoma" w:hAnsi="Tahoma" w:eastAsia="Tahoma" w:cs="Tahoma"/>
          <w:b w:val="0"/>
          <w:i w:val="0"/>
          <w:caps w:val="0"/>
          <w:color w:val="333333"/>
          <w:spacing w:val="0"/>
          <w:kern w:val="0"/>
          <w:sz w:val="21"/>
          <w:szCs w:val="21"/>
          <w:shd w:val="clear" w:fill="FFFFFF"/>
          <w:lang w:val="en-US" w:eastAsia="zh-CN" w:bidi="ar"/>
        </w:rPr>
        <w:drawing>
          <wp:inline distT="0" distB="0" distL="114300" distR="114300">
            <wp:extent cx="142875" cy="114300"/>
            <wp:effectExtent l="0" t="0" r="9525" b="0"/>
            <wp:docPr id="352" name="图片 350" descr="IMG_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图片 350" descr="IMG_605"/>
                    <pic:cNvPicPr>
                      <a:picLocks noChangeAspect="1"/>
                    </pic:cNvPicPr>
                  </pic:nvPicPr>
                  <pic:blipFill>
                    <a:blip r:embed="rId346" r:link="rId347"/>
                    <a:stretch>
                      <a:fillRect/>
                    </a:stretch>
                  </pic:blipFill>
                  <pic:spPr>
                    <a:xfrm>
                      <a:off x="0" y="0"/>
                      <a:ext cx="142875" cy="1143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表示，</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"http://img.blog.csdn.net/20140917225145364?watermark/2/text/aHR0cDovL2Jsb2cuY3Nkbi5uZXQvdl9KVUxZX3Y=/font/5a6L5L2T/fontsize/400/fill/I0JBQkFCMA==/dissolve/70/gravity/Center"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942975" cy="114300"/>
            <wp:effectExtent l="0" t="0" r="9525" b="0"/>
            <wp:docPr id="353" name="图片 351" descr="IMG_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图片 351" descr="IMG_606"/>
                    <pic:cNvPicPr>
                      <a:picLocks noChangeAspect="1"/>
                    </pic:cNvPicPr>
                  </pic:nvPicPr>
                  <pic:blipFill>
                    <a:blip r:embed="rId404" r:link="rId405"/>
                    <a:stretch>
                      <a:fillRect/>
                    </a:stretch>
                  </pic:blipFill>
                  <pic:spPr>
                    <a:xfrm>
                      <a:off x="0" y="0"/>
                      <a:ext cx="942975" cy="1143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，从而把子问题的目标函数转换为只含</w:t>
      </w:r>
      <w:r>
        <w:rPr>
          <w:rFonts w:hint="default" w:ascii="Tahoma" w:hAnsi="Tahoma" w:eastAsia="Tahoma" w:cs="Tahoma"/>
          <w:b w:val="0"/>
          <w:i w:val="0"/>
          <w:caps w:val="0"/>
          <w:color w:val="333333"/>
          <w:spacing w:val="0"/>
          <w:kern w:val="0"/>
          <w:sz w:val="21"/>
          <w:szCs w:val="21"/>
          <w:shd w:val="clear" w:fill="FFFFFF"/>
          <w:lang w:val="en-US" w:eastAsia="zh-CN" w:bidi="ar"/>
        </w:rPr>
        <w:fldChar w:fldCharType="begin"/>
      </w:r>
      <w:r>
        <w:rPr>
          <w:rFonts w:hint="default" w:ascii="Tahoma" w:hAnsi="Tahoma" w:eastAsia="Tahoma" w:cs="Tahoma"/>
          <w:b w:val="0"/>
          <w:i w:val="0"/>
          <w:caps w:val="0"/>
          <w:color w:val="333333"/>
          <w:spacing w:val="0"/>
          <w:kern w:val="0"/>
          <w:sz w:val="21"/>
          <w:szCs w:val="21"/>
          <w:shd w:val="clear" w:fill="FFFFFF"/>
          <w:lang w:val="en-US" w:eastAsia="zh-CN" w:bidi="ar"/>
        </w:rPr>
        <w:instrText xml:space="preserve">INCLUDEPICTURE \d "http://img.blog.csdn.net/20140917223154718" \* MERGEFORMATINET </w:instrText>
      </w:r>
      <w:r>
        <w:rPr>
          <w:rFonts w:hint="default" w:ascii="Tahoma" w:hAnsi="Tahoma" w:eastAsia="Tahoma" w:cs="Tahoma"/>
          <w:b w:val="0"/>
          <w:i w:val="0"/>
          <w:caps w:val="0"/>
          <w:color w:val="333333"/>
          <w:spacing w:val="0"/>
          <w:kern w:val="0"/>
          <w:sz w:val="21"/>
          <w:szCs w:val="21"/>
          <w:shd w:val="clear" w:fill="FFFFFF"/>
          <w:lang w:val="en-US" w:eastAsia="zh-CN" w:bidi="ar"/>
        </w:rPr>
        <w:fldChar w:fldCharType="separate"/>
      </w:r>
      <w:r>
        <w:rPr>
          <w:rFonts w:hint="default" w:ascii="Tahoma" w:hAnsi="Tahoma" w:eastAsia="Tahoma" w:cs="Tahoma"/>
          <w:b w:val="0"/>
          <w:i w:val="0"/>
          <w:caps w:val="0"/>
          <w:color w:val="333333"/>
          <w:spacing w:val="0"/>
          <w:kern w:val="0"/>
          <w:sz w:val="21"/>
          <w:szCs w:val="21"/>
          <w:shd w:val="clear" w:fill="FFFFFF"/>
          <w:lang w:val="en-US" w:eastAsia="zh-CN" w:bidi="ar"/>
        </w:rPr>
        <w:drawing>
          <wp:inline distT="0" distB="0" distL="114300" distR="114300">
            <wp:extent cx="142875" cy="114300"/>
            <wp:effectExtent l="0" t="0" r="9525" b="0"/>
            <wp:docPr id="354" name="图片 352" descr="IMG_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352" descr="IMG_607"/>
                    <pic:cNvPicPr>
                      <a:picLocks noChangeAspect="1"/>
                    </pic:cNvPicPr>
                  </pic:nvPicPr>
                  <pic:blipFill>
                    <a:blip r:embed="rId346" r:link="rId347"/>
                    <a:stretch>
                      <a:fillRect/>
                    </a:stretch>
                  </pic:blipFill>
                  <pic:spPr>
                    <a:xfrm>
                      <a:off x="0" y="0"/>
                      <a:ext cx="142875" cy="1143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的问题：</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90" w:lineRule="atLeast"/>
        <w:ind w:right="216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"http://img.blog.csdn.net/20140909170457774"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371850" cy="476250"/>
            <wp:effectExtent l="0" t="0" r="0" b="0"/>
            <wp:docPr id="355" name="图片 353" descr="IMG_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图片 353" descr="IMG_608"/>
                    <pic:cNvPicPr>
                      <a:picLocks noChangeAspect="1"/>
                    </pic:cNvPicPr>
                  </pic:nvPicPr>
                  <pic:blipFill>
                    <a:blip r:embed="rId406" r:link="rId407"/>
                    <a:stretch>
                      <a:fillRect/>
                    </a:stretch>
                  </pic:blipFill>
                  <pic:spPr>
                    <a:xfrm>
                      <a:off x="0" y="0"/>
                      <a:ext cx="3371850" cy="4762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对</w:t>
      </w:r>
      <w:r>
        <w:rPr>
          <w:rFonts w:hint="default" w:ascii="Tahoma" w:hAnsi="Tahoma" w:eastAsia="Tahoma" w:cs="Tahoma"/>
          <w:b w:val="0"/>
          <w:i w:val="0"/>
          <w:caps w:val="0"/>
          <w:color w:val="333333"/>
          <w:spacing w:val="0"/>
          <w:kern w:val="0"/>
          <w:sz w:val="21"/>
          <w:szCs w:val="21"/>
          <w:shd w:val="clear" w:fill="FFFFFF"/>
          <w:lang w:val="en-US" w:eastAsia="zh-CN" w:bidi="ar"/>
        </w:rPr>
        <w:fldChar w:fldCharType="begin"/>
      </w:r>
      <w:r>
        <w:rPr>
          <w:rFonts w:hint="default" w:ascii="Tahoma" w:hAnsi="Tahoma" w:eastAsia="Tahoma" w:cs="Tahoma"/>
          <w:b w:val="0"/>
          <w:i w:val="0"/>
          <w:caps w:val="0"/>
          <w:color w:val="333333"/>
          <w:spacing w:val="0"/>
          <w:kern w:val="0"/>
          <w:sz w:val="21"/>
          <w:szCs w:val="21"/>
          <w:shd w:val="clear" w:fill="FFFFFF"/>
          <w:lang w:val="en-US" w:eastAsia="zh-CN" w:bidi="ar"/>
        </w:rPr>
        <w:instrText xml:space="preserve">INCLUDEPICTURE \d "http://img.blog.csdn.net/20140917223154718" \* MERGEFORMATINET </w:instrText>
      </w:r>
      <w:r>
        <w:rPr>
          <w:rFonts w:hint="default" w:ascii="Tahoma" w:hAnsi="Tahoma" w:eastAsia="Tahoma" w:cs="Tahoma"/>
          <w:b w:val="0"/>
          <w:i w:val="0"/>
          <w:caps w:val="0"/>
          <w:color w:val="333333"/>
          <w:spacing w:val="0"/>
          <w:kern w:val="0"/>
          <w:sz w:val="21"/>
          <w:szCs w:val="21"/>
          <w:shd w:val="clear" w:fill="FFFFFF"/>
          <w:lang w:val="en-US" w:eastAsia="zh-CN" w:bidi="ar"/>
        </w:rPr>
        <w:fldChar w:fldCharType="separate"/>
      </w:r>
      <w:r>
        <w:rPr>
          <w:rFonts w:hint="default" w:ascii="Tahoma" w:hAnsi="Tahoma" w:eastAsia="Tahoma" w:cs="Tahoma"/>
          <w:b w:val="0"/>
          <w:i w:val="0"/>
          <w:caps w:val="0"/>
          <w:color w:val="333333"/>
          <w:spacing w:val="0"/>
          <w:kern w:val="0"/>
          <w:sz w:val="21"/>
          <w:szCs w:val="21"/>
          <w:shd w:val="clear" w:fill="FFFFFF"/>
          <w:lang w:val="en-US" w:eastAsia="zh-CN" w:bidi="ar"/>
        </w:rPr>
        <w:drawing>
          <wp:inline distT="0" distB="0" distL="114300" distR="114300">
            <wp:extent cx="142875" cy="114300"/>
            <wp:effectExtent l="0" t="0" r="9525" b="0"/>
            <wp:docPr id="356" name="图片 354" descr="IMG_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图片 354" descr="IMG_609"/>
                    <pic:cNvPicPr>
                      <a:picLocks noChangeAspect="1"/>
                    </pic:cNvPicPr>
                  </pic:nvPicPr>
                  <pic:blipFill>
                    <a:blip r:embed="rId346" r:link="rId347"/>
                    <a:stretch>
                      <a:fillRect/>
                    </a:stretch>
                  </pic:blipFill>
                  <pic:spPr>
                    <a:xfrm>
                      <a:off x="0" y="0"/>
                      <a:ext cx="142875" cy="1143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求导，可得</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90" w:lineRule="atLeast"/>
        <w:ind w:right="144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"http://img.blog.csdn.net/20140909170904988"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4895850" cy="495300"/>
            <wp:effectExtent l="0" t="0" r="0" b="0"/>
            <wp:docPr id="357" name="图片 355" descr="IMG_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355" descr="IMG_610"/>
                    <pic:cNvPicPr>
                      <a:picLocks noChangeAspect="1"/>
                    </pic:cNvPicPr>
                  </pic:nvPicPr>
                  <pic:blipFill>
                    <a:blip r:embed="rId408" r:link="rId409"/>
                    <a:stretch>
                      <a:fillRect/>
                    </a:stretch>
                  </pic:blipFill>
                  <pic:spPr>
                    <a:xfrm>
                      <a:off x="0" y="0"/>
                      <a:ext cx="4895850" cy="4953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化简下：</w:t>
      </w:r>
    </w:p>
    <w:p>
      <w:pPr>
        <w:pStyle w:val="6"/>
        <w:keepNext w:val="0"/>
        <w:keepLines w:val="0"/>
        <w:widowControl/>
        <w:suppressLineNumbers w:val="0"/>
        <w:spacing w:line="390" w:lineRule="atLeast"/>
        <w:ind w:right="2160"/>
        <w:jc w:val="left"/>
      </w:pPr>
      <w:r>
        <w:rPr>
          <w:rFonts w:hint="eastAsia" w:ascii="宋体" w:hAnsi="宋体" w:eastAsia="宋体" w:cs="宋体"/>
          <w:b w:val="0"/>
          <w:i w:val="0"/>
          <w:caps w:val="0"/>
          <w:color w:val="333333"/>
          <w:spacing w:val="0"/>
          <w:sz w:val="24"/>
          <w:szCs w:val="24"/>
          <w:shd w:val="clear" w:fill="FFFFFF"/>
        </w:rPr>
        <w:fldChar w:fldCharType="begin"/>
      </w:r>
      <w:r>
        <w:rPr>
          <w:rFonts w:hint="eastAsia" w:ascii="宋体" w:hAnsi="宋体" w:eastAsia="宋体" w:cs="宋体"/>
          <w:b w:val="0"/>
          <w:i w:val="0"/>
          <w:caps w:val="0"/>
          <w:color w:val="333333"/>
          <w:spacing w:val="0"/>
          <w:sz w:val="24"/>
          <w:szCs w:val="24"/>
          <w:shd w:val="clear" w:fill="FFFFFF"/>
        </w:rPr>
        <w:instrText xml:space="preserve">INCLUDEPICTURE \d "http://img.blog.csdn.net/20140909170907640" \* MERGEFORMATINET </w:instrText>
      </w:r>
      <w:r>
        <w:rPr>
          <w:rFonts w:hint="eastAsia" w:ascii="宋体" w:hAnsi="宋体" w:eastAsia="宋体" w:cs="宋体"/>
          <w:b w:val="0"/>
          <w:i w:val="0"/>
          <w:caps w:val="0"/>
          <w:color w:val="333333"/>
          <w:spacing w:val="0"/>
          <w:sz w:val="24"/>
          <w:szCs w:val="24"/>
          <w:shd w:val="clear" w:fill="FFFFFF"/>
        </w:rPr>
        <w:fldChar w:fldCharType="separate"/>
      </w:r>
      <w:r>
        <w:rPr>
          <w:rFonts w:hint="eastAsia" w:ascii="宋体" w:hAnsi="宋体" w:eastAsia="宋体" w:cs="宋体"/>
          <w:b w:val="0"/>
          <w:i w:val="0"/>
          <w:caps w:val="0"/>
          <w:color w:val="333333"/>
          <w:spacing w:val="0"/>
          <w:sz w:val="24"/>
          <w:szCs w:val="24"/>
          <w:shd w:val="clear" w:fill="FFFFFF"/>
        </w:rPr>
        <w:drawing>
          <wp:inline distT="0" distB="0" distL="114300" distR="114300">
            <wp:extent cx="3457575" cy="295275"/>
            <wp:effectExtent l="0" t="0" r="9525" b="9525"/>
            <wp:docPr id="358" name="图片 356" descr="IMG_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图片 356" descr="IMG_611"/>
                    <pic:cNvPicPr>
                      <a:picLocks noChangeAspect="1"/>
                    </pic:cNvPicPr>
                  </pic:nvPicPr>
                  <pic:blipFill>
                    <a:blip r:embed="rId410" r:link="rId411"/>
                    <a:stretch>
                      <a:fillRect/>
                    </a:stretch>
                  </pic:blipFill>
                  <pic:spPr>
                    <a:xfrm>
                      <a:off x="0" y="0"/>
                      <a:ext cx="3457575" cy="2952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sz w:val="24"/>
          <w:szCs w:val="24"/>
          <w:shd w:val="clear" w:fill="FFFFFF"/>
        </w:rPr>
        <w:fldChar w:fldCharType="end"/>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然后将</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"http://img.blog.csdn.net/20140917225309870?watermark/2/text/aHR0cDovL2Jsb2cuY3Nkbi5uZXQvdl9KVUxZX3Y=/font/5a6L5L2T/fontsize/400/fill/I0JBQkFCMA==/dissolve/70/gravity/Center"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628650" cy="114300"/>
            <wp:effectExtent l="0" t="0" r="0" b="0"/>
            <wp:docPr id="359" name="图片 357" descr="IMG_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图片 357" descr="IMG_612"/>
                    <pic:cNvPicPr>
                      <a:picLocks noChangeAspect="1"/>
                    </pic:cNvPicPr>
                  </pic:nvPicPr>
                  <pic:blipFill>
                    <a:blip r:embed="rId412" r:link="rId413"/>
                    <a:stretch>
                      <a:fillRect/>
                    </a:stretch>
                  </pic:blipFill>
                  <pic:spPr>
                    <a:xfrm>
                      <a:off x="0" y="0"/>
                      <a:ext cx="628650" cy="1143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"http://img.blog.csdn.net/20140909164502391"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1562100" cy="333375"/>
            <wp:effectExtent l="0" t="0" r="0" b="9525"/>
            <wp:docPr id="360" name="图片 358" descr="IMG_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图片 358" descr="IMG_613"/>
                    <pic:cNvPicPr>
                      <a:picLocks noChangeAspect="1"/>
                    </pic:cNvPicPr>
                  </pic:nvPicPr>
                  <pic:blipFill>
                    <a:blip r:embed="rId400" r:link="rId401"/>
                    <a:stretch>
                      <a:fillRect/>
                    </a:stretch>
                  </pic:blipFill>
                  <pic:spPr>
                    <a:xfrm>
                      <a:off x="0" y="0"/>
                      <a:ext cx="1562100" cy="33337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、和</w:t>
      </w:r>
      <w:r>
        <w:rPr>
          <w:rFonts w:hint="default" w:ascii="Tahoma" w:hAnsi="Tahoma" w:eastAsia="Tahoma" w:cs="Tahoma"/>
          <w:b w:val="0"/>
          <w:i w:val="0"/>
          <w:caps w:val="0"/>
          <w:color w:val="333333"/>
          <w:spacing w:val="0"/>
          <w:kern w:val="0"/>
          <w:sz w:val="21"/>
          <w:szCs w:val="21"/>
          <w:shd w:val="clear" w:fill="FFFFFF"/>
          <w:lang w:val="en-US" w:eastAsia="zh-CN" w:bidi="ar"/>
        </w:rPr>
        <w:fldChar w:fldCharType="begin"/>
      </w:r>
      <w:r>
        <w:rPr>
          <w:rFonts w:hint="default" w:ascii="Tahoma" w:hAnsi="Tahoma" w:eastAsia="Tahoma" w:cs="Tahoma"/>
          <w:b w:val="0"/>
          <w:i w:val="0"/>
          <w:caps w:val="0"/>
          <w:color w:val="333333"/>
          <w:spacing w:val="0"/>
          <w:kern w:val="0"/>
          <w:sz w:val="21"/>
          <w:szCs w:val="21"/>
          <w:shd w:val="clear" w:fill="FFFFFF"/>
          <w:lang w:val="en-US" w:eastAsia="zh-CN" w:bidi="ar"/>
        </w:rPr>
        <w:instrText xml:space="preserve">INCLUDEPICTURE \d "http://img.blog.csdn.net/20140909162911265" \* MERGEFORMATINET </w:instrText>
      </w:r>
      <w:r>
        <w:rPr>
          <w:rFonts w:hint="default" w:ascii="Tahoma" w:hAnsi="Tahoma" w:eastAsia="Tahoma" w:cs="Tahoma"/>
          <w:b w:val="0"/>
          <w:i w:val="0"/>
          <w:caps w:val="0"/>
          <w:color w:val="333333"/>
          <w:spacing w:val="0"/>
          <w:kern w:val="0"/>
          <w:sz w:val="21"/>
          <w:szCs w:val="21"/>
          <w:shd w:val="clear" w:fill="FFFFFF"/>
          <w:lang w:val="en-US" w:eastAsia="zh-CN" w:bidi="ar"/>
        </w:rPr>
        <w:fldChar w:fldCharType="separate"/>
      </w:r>
      <w:r>
        <w:rPr>
          <w:rFonts w:hint="default" w:ascii="Tahoma" w:hAnsi="Tahoma" w:eastAsia="Tahoma" w:cs="Tahoma"/>
          <w:b w:val="0"/>
          <w:i w:val="0"/>
          <w:caps w:val="0"/>
          <w:color w:val="333333"/>
          <w:spacing w:val="0"/>
          <w:kern w:val="0"/>
          <w:sz w:val="21"/>
          <w:szCs w:val="21"/>
          <w:shd w:val="clear" w:fill="FFFFFF"/>
          <w:lang w:val="en-US" w:eastAsia="zh-CN" w:bidi="ar"/>
        </w:rPr>
        <w:drawing>
          <wp:inline distT="0" distB="0" distL="114300" distR="114300">
            <wp:extent cx="2876550" cy="695325"/>
            <wp:effectExtent l="0" t="0" r="0" b="9525"/>
            <wp:docPr id="361" name="图片 359" descr="IMG_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图片 359" descr="IMG_614"/>
                    <pic:cNvPicPr>
                      <a:picLocks noChangeAspect="1"/>
                    </pic:cNvPicPr>
                  </pic:nvPicPr>
                  <pic:blipFill>
                    <a:blip r:embed="rId352" r:link="rId353"/>
                    <a:stretch>
                      <a:fillRect/>
                    </a:stretch>
                  </pic:blipFill>
                  <pic:spPr>
                    <a:xfrm>
                      <a:off x="0" y="0"/>
                      <a:ext cx="2876550" cy="695325"/>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代入上式可得：</w:t>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90" w:lineRule="atLeast"/>
        <w:ind w:right="216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"http://img.blog.csdn.net/20140921114838239"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4781550" cy="190500"/>
            <wp:effectExtent l="0" t="0" r="0" b="0"/>
            <wp:docPr id="362" name="图片 360" descr="IMG_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图片 360" descr="IMG_615"/>
                    <pic:cNvPicPr>
                      <a:picLocks noChangeAspect="1"/>
                    </pic:cNvPicPr>
                  </pic:nvPicPr>
                  <pic:blipFill>
                    <a:blip r:embed="rId414" r:link="rId415"/>
                    <a:stretch>
                      <a:fillRect/>
                    </a:stretch>
                  </pic:blipFill>
                  <pic:spPr>
                    <a:xfrm>
                      <a:off x="0" y="0"/>
                      <a:ext cx="4781550" cy="1905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2160" w:right="2160" w:firstLine="0"/>
        <w:jc w:val="left"/>
        <w:rPr>
          <w:rFonts w:hint="eastAsia" w:ascii="宋体" w:hAnsi="宋体" w:eastAsia="宋体" w:cs="宋体"/>
          <w:b w:val="0"/>
          <w:i w:val="0"/>
          <w:caps w:val="0"/>
          <w:color w:val="333333"/>
          <w:spacing w:val="0"/>
          <w:sz w:val="24"/>
          <w:szCs w:val="24"/>
        </w:rPr>
      </w:pP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令</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"http://img.blog.csdn.net/20131120102813671"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685800" cy="200025"/>
            <wp:effectExtent l="0" t="0" r="0" b="7620"/>
            <wp:docPr id="363" name="图片 361" descr="IMG_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361" descr="IMG_616"/>
                    <pic:cNvPicPr>
                      <a:picLocks noChangeAspect="1"/>
                    </pic:cNvPicPr>
                  </pic:nvPicPr>
                  <pic:blipFill>
                    <a:blip r:embed="rId416" r:link="rId417"/>
                    <a:stretch>
                      <a:fillRect/>
                    </a:stretch>
                  </pic:blipFill>
                  <pic:spPr>
                    <a:xfrm>
                      <a:off x="0" y="0"/>
                      <a:ext cx="685800" cy="20002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（表示预测值与真实值之差），</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"http://img.blog.csdn.net/20140917224103392"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2390775" cy="171450"/>
            <wp:effectExtent l="0" t="0" r="9525" b="0"/>
            <wp:docPr id="364" name="图片 362" descr="IMG_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图片 362" descr="IMG_617"/>
                    <pic:cNvPicPr>
                      <a:picLocks noChangeAspect="1"/>
                    </pic:cNvPicPr>
                  </pic:nvPicPr>
                  <pic:blipFill>
                    <a:blip r:embed="rId418" r:link="rId419"/>
                    <a:stretch>
                      <a:fillRect/>
                    </a:stretch>
                  </pic:blipFill>
                  <pic:spPr>
                    <a:xfrm>
                      <a:off x="0" y="0"/>
                      <a:ext cx="2390775" cy="17145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，然后上式两边同时除以</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"http://img.blog.csdn.net/20140917223956515"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76200" cy="114300"/>
            <wp:effectExtent l="0" t="0" r="0" b="0"/>
            <wp:docPr id="365" name="图片 363" descr="IMG_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图片 363" descr="IMG_618"/>
                    <pic:cNvPicPr>
                      <a:picLocks noChangeAspect="1"/>
                    </pic:cNvPicPr>
                  </pic:nvPicPr>
                  <pic:blipFill>
                    <a:blip r:embed="rId420" r:link="rId421"/>
                    <a:stretch>
                      <a:fillRect/>
                    </a:stretch>
                  </pic:blipFill>
                  <pic:spPr>
                    <a:xfrm>
                      <a:off x="0" y="0"/>
                      <a:ext cx="76200" cy="1143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，得到一个关于单变量</w:t>
      </w:r>
      <w:r>
        <w:rPr>
          <w:rFonts w:hint="default" w:ascii="Tahoma" w:hAnsi="Tahoma" w:eastAsia="Tahoma" w:cs="Tahoma"/>
          <w:b w:val="0"/>
          <w:i w:val="0"/>
          <w:caps w:val="0"/>
          <w:color w:val="333333"/>
          <w:spacing w:val="0"/>
          <w:kern w:val="0"/>
          <w:sz w:val="21"/>
          <w:szCs w:val="21"/>
          <w:shd w:val="clear" w:fill="FFFFFF"/>
          <w:lang w:val="en-US" w:eastAsia="zh-CN" w:bidi="ar"/>
        </w:rPr>
        <w:fldChar w:fldCharType="begin"/>
      </w:r>
      <w:r>
        <w:rPr>
          <w:rFonts w:hint="default" w:ascii="Tahoma" w:hAnsi="Tahoma" w:eastAsia="Tahoma" w:cs="Tahoma"/>
          <w:b w:val="0"/>
          <w:i w:val="0"/>
          <w:caps w:val="0"/>
          <w:color w:val="333333"/>
          <w:spacing w:val="0"/>
          <w:kern w:val="0"/>
          <w:sz w:val="21"/>
          <w:szCs w:val="21"/>
          <w:shd w:val="clear" w:fill="FFFFFF"/>
          <w:lang w:val="en-US" w:eastAsia="zh-CN" w:bidi="ar"/>
        </w:rPr>
        <w:instrText xml:space="preserve">INCLUDEPICTURE \d "http://img.blog.csdn.net/20140917223154718" \* MERGEFORMATINET </w:instrText>
      </w:r>
      <w:r>
        <w:rPr>
          <w:rFonts w:hint="default" w:ascii="Tahoma" w:hAnsi="Tahoma" w:eastAsia="Tahoma" w:cs="Tahoma"/>
          <w:b w:val="0"/>
          <w:i w:val="0"/>
          <w:caps w:val="0"/>
          <w:color w:val="333333"/>
          <w:spacing w:val="0"/>
          <w:kern w:val="0"/>
          <w:sz w:val="21"/>
          <w:szCs w:val="21"/>
          <w:shd w:val="clear" w:fill="FFFFFF"/>
          <w:lang w:val="en-US" w:eastAsia="zh-CN" w:bidi="ar"/>
        </w:rPr>
        <w:fldChar w:fldCharType="separate"/>
      </w:r>
      <w:r>
        <w:rPr>
          <w:rFonts w:hint="default" w:ascii="Tahoma" w:hAnsi="Tahoma" w:eastAsia="Tahoma" w:cs="Tahoma"/>
          <w:b w:val="0"/>
          <w:i w:val="0"/>
          <w:caps w:val="0"/>
          <w:color w:val="333333"/>
          <w:spacing w:val="0"/>
          <w:kern w:val="0"/>
          <w:sz w:val="21"/>
          <w:szCs w:val="21"/>
          <w:shd w:val="clear" w:fill="FFFFFF"/>
          <w:lang w:val="en-US" w:eastAsia="zh-CN" w:bidi="ar"/>
        </w:rPr>
        <w:drawing>
          <wp:inline distT="0" distB="0" distL="114300" distR="114300">
            <wp:extent cx="142875" cy="114300"/>
            <wp:effectExtent l="0" t="0" r="9525" b="0"/>
            <wp:docPr id="366" name="图片 364" descr="IMG_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364" descr="IMG_619"/>
                    <pic:cNvPicPr>
                      <a:picLocks noChangeAspect="1"/>
                    </pic:cNvPicPr>
                  </pic:nvPicPr>
                  <pic:blipFill>
                    <a:blip r:embed="rId346" r:link="rId347"/>
                    <a:stretch>
                      <a:fillRect/>
                    </a:stretch>
                  </pic:blipFill>
                  <pic:spPr>
                    <a:xfrm>
                      <a:off x="0" y="0"/>
                      <a:ext cx="142875" cy="1143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的解：</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"http://img.blog.csdn.net/20140917213317884"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838325" cy="352425"/>
            <wp:effectExtent l="0" t="0" r="9525" b="9525"/>
            <wp:docPr id="367" name="图片 365" descr="IMG_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图片 365" descr="IMG_620"/>
                    <pic:cNvPicPr>
                      <a:picLocks noChangeAspect="1"/>
                    </pic:cNvPicPr>
                  </pic:nvPicPr>
                  <pic:blipFill>
                    <a:blip r:embed="rId422" r:link="rId423"/>
                    <a:stretch>
                      <a:fillRect/>
                    </a:stretch>
                  </pic:blipFill>
                  <pic:spPr>
                    <a:xfrm>
                      <a:off x="0" y="0"/>
                      <a:ext cx="1838325" cy="3524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这个解没有考虑其约束条件</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"http://img.blog.csdn.net/20140917213244500"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704850" cy="152400"/>
            <wp:effectExtent l="0" t="0" r="0" b="0"/>
            <wp:docPr id="368" name="图片 366" descr="IMG_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366" descr="IMG_621"/>
                    <pic:cNvPicPr>
                      <a:picLocks noChangeAspect="1"/>
                    </pic:cNvPicPr>
                  </pic:nvPicPr>
                  <pic:blipFill>
                    <a:blip r:embed="rId424" r:link="rId425"/>
                    <a:stretch>
                      <a:fillRect/>
                    </a:stretch>
                  </pic:blipFill>
                  <pic:spPr>
                    <a:xfrm>
                      <a:off x="0" y="0"/>
                      <a:ext cx="704850" cy="1524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，即是未经剪辑时的解。</w:t>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然后考虑约束</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"http://img.blog.csdn.net/20140917213244500"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704850" cy="152400"/>
            <wp:effectExtent l="0" t="0" r="0" b="0"/>
            <wp:docPr id="369" name="图片 367" descr="IMG_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367" descr="IMG_622"/>
                    <pic:cNvPicPr>
                      <a:picLocks noChangeAspect="1"/>
                    </pic:cNvPicPr>
                  </pic:nvPicPr>
                  <pic:blipFill>
                    <a:blip r:embed="rId424" r:link="rId425"/>
                    <a:stretch>
                      <a:fillRect/>
                    </a:stretch>
                  </pic:blipFill>
                  <pic:spPr>
                    <a:xfrm>
                      <a:off x="0" y="0"/>
                      <a:ext cx="704850" cy="1524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可得到经过剪辑后的</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"http://img.blog.csdn.net/20140917211615427"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295275" cy="161925"/>
            <wp:effectExtent l="0" t="0" r="9525" b="9525"/>
            <wp:docPr id="370" name="图片 368" descr="IMG_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368" descr="IMG_623"/>
                    <pic:cNvPicPr>
                      <a:picLocks noChangeAspect="1"/>
                    </pic:cNvPicPr>
                  </pic:nvPicPr>
                  <pic:blipFill>
                    <a:blip r:embed="rId372" r:link="rId373"/>
                    <a:stretch>
                      <a:fillRect/>
                    </a:stretch>
                  </pic:blipFill>
                  <pic:spPr>
                    <a:xfrm>
                      <a:off x="0" y="0"/>
                      <a:ext cx="295275" cy="16192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的解析解为：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right="3604"/>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"http://img.blog.csdn.net/20140917213408953"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409825" cy="523875"/>
            <wp:effectExtent l="0" t="0" r="9525" b="9525"/>
            <wp:docPr id="371" name="图片 369" descr="IMG_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369" descr="IMG_624"/>
                    <pic:cNvPicPr>
                      <a:picLocks noChangeAspect="1"/>
                    </pic:cNvPicPr>
                  </pic:nvPicPr>
                  <pic:blipFill>
                    <a:blip r:embed="rId426" r:link="rId427"/>
                    <a:stretch>
                      <a:fillRect/>
                    </a:stretch>
                  </pic:blipFill>
                  <pic:spPr>
                    <a:xfrm>
                      <a:off x="0" y="0"/>
                      <a:ext cx="2409825" cy="5238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求出了后</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"http://img.blog.csdn.net/20140917211615427"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295275" cy="161925"/>
            <wp:effectExtent l="0" t="0" r="9525" b="9525"/>
            <wp:docPr id="372" name="图片 370" descr="IMG_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370" descr="IMG_625"/>
                    <pic:cNvPicPr>
                      <a:picLocks noChangeAspect="1"/>
                    </pic:cNvPicPr>
                  </pic:nvPicPr>
                  <pic:blipFill>
                    <a:blip r:embed="rId372" r:link="rId373"/>
                    <a:stretch>
                      <a:fillRect/>
                    </a:stretch>
                  </pic:blipFill>
                  <pic:spPr>
                    <a:xfrm>
                      <a:off x="0" y="0"/>
                      <a:ext cx="295275" cy="16192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，便可以求出</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"http://img.blog.csdn.net/20140917211603025"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295275" cy="161925"/>
            <wp:effectExtent l="0" t="0" r="9525" b="9525"/>
            <wp:docPr id="373" name="图片 371" descr="IMG_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图片 371" descr="IMG_626"/>
                    <pic:cNvPicPr>
                      <a:picLocks noChangeAspect="1"/>
                    </pic:cNvPicPr>
                  </pic:nvPicPr>
                  <pic:blipFill>
                    <a:blip r:embed="rId370" r:link="rId371"/>
                    <a:stretch>
                      <a:fillRect/>
                    </a:stretch>
                  </pic:blipFill>
                  <pic:spPr>
                    <a:xfrm>
                      <a:off x="0" y="0"/>
                      <a:ext cx="295275" cy="16192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，得</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"http://img.blog.csdn.net/20140917213703086"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1933575" cy="190500"/>
            <wp:effectExtent l="0" t="0" r="9525" b="0"/>
            <wp:docPr id="374" name="图片 372" descr="IMG_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图片 372" descr="IMG_627"/>
                    <pic:cNvPicPr>
                      <a:picLocks noChangeAspect="1"/>
                    </pic:cNvPicPr>
                  </pic:nvPicPr>
                  <pic:blipFill>
                    <a:blip r:embed="rId428" r:link="rId429"/>
                    <a:stretch>
                      <a:fillRect/>
                    </a:stretch>
                  </pic:blipFill>
                  <pic:spPr>
                    <a:xfrm>
                      <a:off x="0" y="0"/>
                      <a:ext cx="1933575" cy="1905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w:t>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"C:\\Users\\ADMINI~1\\AppData\\Local\\Temp\\TempPic\\K39[UN21WF~__EGULXI4SBM.tmp"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304800" cy="304800"/>
            <wp:effectExtent l="0" t="0" r="0" b="0"/>
            <wp:docPr id="375" name="图片 373" descr="IMG_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图片 373" descr="IMG_628"/>
                    <pic:cNvPicPr>
                      <a:picLocks noChangeAspect="1"/>
                    </pic:cNvPicPr>
                  </pic:nvPicPr>
                  <pic:blipFill>
                    <a:blip r:embed="rId102" r:link="rId10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那么如何选择乘子</w:t>
      </w:r>
      <w:r>
        <w:rPr>
          <w:rFonts w:hint="default" w:ascii="Tahoma" w:hAnsi="Tahoma" w:eastAsia="Tahoma" w:cs="Tahoma"/>
          <w:b w:val="0"/>
          <w:i w:val="0"/>
          <w:caps w:val="0"/>
          <w:color w:val="333333"/>
          <w:spacing w:val="0"/>
          <w:kern w:val="0"/>
          <w:sz w:val="21"/>
          <w:szCs w:val="21"/>
          <w:shd w:val="clear" w:fill="FFFFFF"/>
          <w:lang w:val="en-US" w:eastAsia="zh-CN" w:bidi="ar"/>
        </w:rPr>
        <w:fldChar w:fldCharType="begin"/>
      </w:r>
      <w:r>
        <w:rPr>
          <w:rFonts w:hint="default" w:ascii="Tahoma" w:hAnsi="Tahoma" w:eastAsia="Tahoma" w:cs="Tahoma"/>
          <w:b w:val="0"/>
          <w:i w:val="0"/>
          <w:caps w:val="0"/>
          <w:color w:val="333333"/>
          <w:spacing w:val="0"/>
          <w:kern w:val="0"/>
          <w:sz w:val="21"/>
          <w:szCs w:val="21"/>
          <w:shd w:val="clear" w:fill="FFFFFF"/>
          <w:lang w:val="en-US" w:eastAsia="zh-CN" w:bidi="ar"/>
        </w:rPr>
        <w:instrText xml:space="preserve">INCLUDEPICTURE \d "http://img.blog.csdn.net/20140917223344501" \* MERGEFORMATINET </w:instrText>
      </w:r>
      <w:r>
        <w:rPr>
          <w:rFonts w:hint="default" w:ascii="Tahoma" w:hAnsi="Tahoma" w:eastAsia="Tahoma" w:cs="Tahoma"/>
          <w:b w:val="0"/>
          <w:i w:val="0"/>
          <w:caps w:val="0"/>
          <w:color w:val="333333"/>
          <w:spacing w:val="0"/>
          <w:kern w:val="0"/>
          <w:sz w:val="21"/>
          <w:szCs w:val="21"/>
          <w:shd w:val="clear" w:fill="FFFFFF"/>
          <w:lang w:val="en-US" w:eastAsia="zh-CN" w:bidi="ar"/>
        </w:rPr>
        <w:fldChar w:fldCharType="separate"/>
      </w:r>
      <w:r>
        <w:rPr>
          <w:rFonts w:hint="default" w:ascii="Tahoma" w:hAnsi="Tahoma" w:eastAsia="Tahoma" w:cs="Tahoma"/>
          <w:b w:val="0"/>
          <w:i w:val="0"/>
          <w:caps w:val="0"/>
          <w:color w:val="333333"/>
          <w:spacing w:val="0"/>
          <w:kern w:val="0"/>
          <w:sz w:val="21"/>
          <w:szCs w:val="21"/>
          <w:shd w:val="clear" w:fill="FFFFFF"/>
          <w:lang w:val="en-US" w:eastAsia="zh-CN" w:bidi="ar"/>
        </w:rPr>
        <w:drawing>
          <wp:inline distT="0" distB="0" distL="114300" distR="114300">
            <wp:extent cx="142875" cy="114300"/>
            <wp:effectExtent l="0" t="0" r="9525" b="0"/>
            <wp:docPr id="376" name="图片 374" descr="IMG_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图片 374" descr="IMG_629"/>
                    <pic:cNvPicPr>
                      <a:picLocks noChangeAspect="1"/>
                    </pic:cNvPicPr>
                  </pic:nvPicPr>
                  <pic:blipFill>
                    <a:blip r:embed="rId344" r:link="rId345"/>
                    <a:stretch>
                      <a:fillRect/>
                    </a:stretch>
                  </pic:blipFill>
                  <pic:spPr>
                    <a:xfrm>
                      <a:off x="0" y="0"/>
                      <a:ext cx="142875" cy="1143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kern w:val="0"/>
          <w:sz w:val="21"/>
          <w:szCs w:val="21"/>
          <w:shd w:val="clear" w:fill="FFFFFF"/>
          <w:lang w:val="en-US" w:eastAsia="zh-CN" w:bidi="ar"/>
        </w:rPr>
        <w:fldChar w:fldCharType="end"/>
      </w:r>
      <w:r>
        <w:rPr>
          <w:rFonts w:hint="default" w:ascii="Tahoma" w:hAnsi="Tahoma" w:eastAsia="Tahoma" w:cs="Tahoma"/>
          <w:b w:val="0"/>
          <w:i w:val="0"/>
          <w:caps w:val="0"/>
          <w:color w:val="333333"/>
          <w:spacing w:val="0"/>
          <w:kern w:val="0"/>
          <w:sz w:val="21"/>
          <w:szCs w:val="21"/>
          <w:shd w:val="clear" w:fill="FFFFFF"/>
          <w:lang w:val="en-US" w:eastAsia="zh-CN" w:bidi="ar"/>
        </w:rPr>
        <w:t>和</w:t>
      </w:r>
      <w:r>
        <w:rPr>
          <w:rFonts w:hint="default" w:ascii="Tahoma" w:hAnsi="Tahoma" w:eastAsia="Tahoma" w:cs="Tahoma"/>
          <w:b w:val="0"/>
          <w:i w:val="0"/>
          <w:caps w:val="0"/>
          <w:color w:val="333333"/>
          <w:spacing w:val="0"/>
          <w:kern w:val="0"/>
          <w:sz w:val="21"/>
          <w:szCs w:val="21"/>
          <w:shd w:val="clear" w:fill="FFFFFF"/>
          <w:lang w:val="en-US" w:eastAsia="zh-CN" w:bidi="ar"/>
        </w:rPr>
        <w:fldChar w:fldCharType="begin"/>
      </w:r>
      <w:r>
        <w:rPr>
          <w:rFonts w:hint="default" w:ascii="Tahoma" w:hAnsi="Tahoma" w:eastAsia="Tahoma" w:cs="Tahoma"/>
          <w:b w:val="0"/>
          <w:i w:val="0"/>
          <w:caps w:val="0"/>
          <w:color w:val="333333"/>
          <w:spacing w:val="0"/>
          <w:kern w:val="0"/>
          <w:sz w:val="21"/>
          <w:szCs w:val="21"/>
          <w:shd w:val="clear" w:fill="FFFFFF"/>
          <w:lang w:val="en-US" w:eastAsia="zh-CN" w:bidi="ar"/>
        </w:rPr>
        <w:instrText xml:space="preserve">INCLUDEPICTURE \d "http://img.blog.csdn.net/20140917223154718" \* MERGEFORMATINET </w:instrText>
      </w:r>
      <w:r>
        <w:rPr>
          <w:rFonts w:hint="default" w:ascii="Tahoma" w:hAnsi="Tahoma" w:eastAsia="Tahoma" w:cs="Tahoma"/>
          <w:b w:val="0"/>
          <w:i w:val="0"/>
          <w:caps w:val="0"/>
          <w:color w:val="333333"/>
          <w:spacing w:val="0"/>
          <w:kern w:val="0"/>
          <w:sz w:val="21"/>
          <w:szCs w:val="21"/>
          <w:shd w:val="clear" w:fill="FFFFFF"/>
          <w:lang w:val="en-US" w:eastAsia="zh-CN" w:bidi="ar"/>
        </w:rPr>
        <w:fldChar w:fldCharType="separate"/>
      </w:r>
      <w:r>
        <w:rPr>
          <w:rFonts w:hint="default" w:ascii="Tahoma" w:hAnsi="Tahoma" w:eastAsia="Tahoma" w:cs="Tahoma"/>
          <w:b w:val="0"/>
          <w:i w:val="0"/>
          <w:caps w:val="0"/>
          <w:color w:val="333333"/>
          <w:spacing w:val="0"/>
          <w:kern w:val="0"/>
          <w:sz w:val="21"/>
          <w:szCs w:val="21"/>
          <w:shd w:val="clear" w:fill="FFFFFF"/>
          <w:lang w:val="en-US" w:eastAsia="zh-CN" w:bidi="ar"/>
        </w:rPr>
        <w:drawing>
          <wp:inline distT="0" distB="0" distL="114300" distR="114300">
            <wp:extent cx="142875" cy="114300"/>
            <wp:effectExtent l="0" t="0" r="9525" b="0"/>
            <wp:docPr id="377" name="图片 375" descr="IMG_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图片 375" descr="IMG_630"/>
                    <pic:cNvPicPr>
                      <a:picLocks noChangeAspect="1"/>
                    </pic:cNvPicPr>
                  </pic:nvPicPr>
                  <pic:blipFill>
                    <a:blip r:embed="rId346" r:link="rId347"/>
                    <a:stretch>
                      <a:fillRect/>
                    </a:stretch>
                  </pic:blipFill>
                  <pic:spPr>
                    <a:xfrm>
                      <a:off x="0" y="0"/>
                      <a:ext cx="142875" cy="1143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呢？</w:t>
      </w:r>
    </w:p>
    <w:p>
      <w:pPr>
        <w:keepNext w:val="0"/>
        <w:keepLines w:val="0"/>
        <w:widowControl/>
        <w:numPr>
          <w:ilvl w:val="0"/>
          <w:numId w:val="13"/>
        </w:numPr>
        <w:suppressLineNumbers w:val="0"/>
        <w:tabs>
          <w:tab w:val="left" w:pos="720"/>
        </w:tabs>
        <w:spacing w:before="0" w:beforeAutospacing="1" w:after="0" w:afterAutospacing="1" w:line="390" w:lineRule="atLeast"/>
        <w:ind w:left="720" w:hanging="360"/>
        <w:jc w:val="left"/>
      </w:pPr>
      <w:r>
        <w:rPr>
          <w:rFonts w:hint="default" w:ascii="Arial" w:hAnsi="Arial" w:cs="Arial"/>
          <w:b w:val="0"/>
          <w:i w:val="0"/>
          <w:caps w:val="0"/>
          <w:color w:val="333333"/>
          <w:spacing w:val="0"/>
          <w:sz w:val="21"/>
          <w:szCs w:val="21"/>
          <w:shd w:val="clear" w:fill="FFFFFF"/>
        </w:rPr>
        <w:t>对于</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"http://img.blog.csdn.net/20140917223344501"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142875" cy="114300"/>
            <wp:effectExtent l="0" t="0" r="9525" b="0"/>
            <wp:docPr id="378" name="图片 376" descr="IMG_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图片 376" descr="IMG_631"/>
                    <pic:cNvPicPr>
                      <a:picLocks noChangeAspect="1"/>
                    </pic:cNvPicPr>
                  </pic:nvPicPr>
                  <pic:blipFill>
                    <a:blip r:embed="rId344" r:link="rId345"/>
                    <a:stretch>
                      <a:fillRect/>
                    </a:stretch>
                  </pic:blipFill>
                  <pic:spPr>
                    <a:xfrm>
                      <a:off x="0" y="0"/>
                      <a:ext cx="142875" cy="1143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，即第一个乘子，可以通过刚刚说的那3种不满足KKT的条件来找；</w:t>
      </w:r>
    </w:p>
    <w:p>
      <w:pPr>
        <w:keepNext w:val="0"/>
        <w:keepLines w:val="0"/>
        <w:widowControl/>
        <w:numPr>
          <w:ilvl w:val="0"/>
          <w:numId w:val="13"/>
        </w:numPr>
        <w:suppressLineNumbers w:val="0"/>
        <w:tabs>
          <w:tab w:val="left" w:pos="720"/>
        </w:tabs>
        <w:spacing w:before="0" w:beforeAutospacing="1" w:after="0" w:afterAutospacing="1" w:line="390" w:lineRule="atLeast"/>
        <w:ind w:left="720" w:hanging="360"/>
        <w:jc w:val="left"/>
      </w:pPr>
      <w:r>
        <w:rPr>
          <w:rFonts w:hint="default" w:ascii="Arial" w:hAnsi="Arial" w:cs="Arial"/>
          <w:b w:val="0"/>
          <w:i w:val="0"/>
          <w:caps w:val="0"/>
          <w:color w:val="333333"/>
          <w:spacing w:val="0"/>
          <w:sz w:val="21"/>
          <w:szCs w:val="21"/>
          <w:shd w:val="clear" w:fill="FFFFFF"/>
        </w:rPr>
        <w:t>而对于第二个乘子</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"http://img.blog.csdn.net/20140917223154718"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142875" cy="114300"/>
            <wp:effectExtent l="0" t="0" r="9525" b="0"/>
            <wp:docPr id="379" name="图片 377" descr="IMG_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图片 377" descr="IMG_632"/>
                    <pic:cNvPicPr>
                      <a:picLocks noChangeAspect="1"/>
                    </pic:cNvPicPr>
                  </pic:nvPicPr>
                  <pic:blipFill>
                    <a:blip r:embed="rId346" r:link="rId347"/>
                    <a:stretch>
                      <a:fillRect/>
                    </a:stretch>
                  </pic:blipFill>
                  <pic:spPr>
                    <a:xfrm>
                      <a:off x="0" y="0"/>
                      <a:ext cx="142875" cy="1143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可以寻找满足条件 ：</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"http://img.blog.csdn.net/20140917223934406"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819150" cy="171450"/>
            <wp:effectExtent l="0" t="0" r="0" b="0"/>
            <wp:docPr id="380" name="图片 378" descr="IMG_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图片 378" descr="IMG_633"/>
                    <pic:cNvPicPr>
                      <a:picLocks noChangeAspect="1"/>
                    </pic:cNvPicPr>
                  </pic:nvPicPr>
                  <pic:blipFill>
                    <a:blip r:embed="rId430" r:link="rId431"/>
                    <a:stretch>
                      <a:fillRect/>
                    </a:stretch>
                  </pic:blipFill>
                  <pic:spPr>
                    <a:xfrm>
                      <a:off x="0" y="0"/>
                      <a:ext cx="819150" cy="171450"/>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的乘子。</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t>    而b在满足下述条件：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right="216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"http://img.blog.csdn.net/20140917213613796"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181225" cy="523875"/>
            <wp:effectExtent l="0" t="0" r="9525" b="9525"/>
            <wp:docPr id="381" name="图片 379" descr="IMG_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图片 379" descr="IMG_634"/>
                    <pic:cNvPicPr>
                      <a:picLocks noChangeAspect="1"/>
                    </pic:cNvPicPr>
                  </pic:nvPicPr>
                  <pic:blipFill>
                    <a:blip r:embed="rId432" r:link="rId433"/>
                    <a:stretch>
                      <a:fillRect/>
                    </a:stretch>
                  </pic:blipFill>
                  <pic:spPr>
                    <a:xfrm>
                      <a:off x="0" y="0"/>
                      <a:ext cx="2181225" cy="5238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下更新b：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90" w:lineRule="atLeast"/>
        <w:ind w:right="144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"http://img.blog.csdn.net/20140917213709734"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4229100" cy="190500"/>
            <wp:effectExtent l="0" t="0" r="0" b="0"/>
            <wp:docPr id="382" name="图片 380" descr="IMG_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图片 380" descr="IMG_635"/>
                    <pic:cNvPicPr>
                      <a:picLocks noChangeAspect="1"/>
                    </pic:cNvPicPr>
                  </pic:nvPicPr>
                  <pic:blipFill>
                    <a:blip r:embed="rId434" r:link="rId435"/>
                    <a:stretch>
                      <a:fillRect/>
                    </a:stretch>
                  </pic:blipFill>
                  <pic:spPr>
                    <a:xfrm>
                      <a:off x="0" y="0"/>
                      <a:ext cx="4229100" cy="1905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90" w:lineRule="atLeast"/>
        <w:ind w:right="144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"http://img.blog.csdn.net/20140917213912504"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4229100" cy="190500"/>
            <wp:effectExtent l="0" t="0" r="0" b="0"/>
            <wp:docPr id="383" name="图片 381" descr="IMG_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图片 381" descr="IMG_636"/>
                    <pic:cNvPicPr>
                      <a:picLocks noChangeAspect="1"/>
                    </pic:cNvPicPr>
                  </pic:nvPicPr>
                  <pic:blipFill>
                    <a:blip r:embed="rId436" r:link="rId437"/>
                    <a:stretch>
                      <a:fillRect/>
                    </a:stretch>
                  </pic:blipFill>
                  <pic:spPr>
                    <a:xfrm>
                      <a:off x="0" y="0"/>
                      <a:ext cx="4229100" cy="1905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且每次更新完两个乘子的优化后，都需要再重新计算b，及对应的Ei值。</w:t>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最后更新所有</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"http://img.blog.csdn.net/20140917223408203"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133350" cy="114300"/>
            <wp:effectExtent l="0" t="0" r="0" b="0"/>
            <wp:docPr id="384" name="图片 382" descr="IMG_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图片 382" descr="IMG_637"/>
                    <pic:cNvPicPr>
                      <a:picLocks noChangeAspect="1"/>
                    </pic:cNvPicPr>
                  </pic:nvPicPr>
                  <pic:blipFill>
                    <a:blip r:embed="rId360" r:link="rId361"/>
                    <a:stretch>
                      <a:fillRect/>
                    </a:stretch>
                  </pic:blipFill>
                  <pic:spPr>
                    <a:xfrm>
                      <a:off x="0" y="0"/>
                      <a:ext cx="133350" cy="1143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，y和b，这样模型就出来了，从而即可求出咱们开头提出的分类函数：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90" w:lineRule="atLeast"/>
        <w:ind w:right="2882"/>
        <w:jc w:val="left"/>
        <w:rPr>
          <w:rFonts w:hint="eastAsia" w:ascii="宋体" w:hAnsi="宋体" w:eastAsia="宋体" w:cs="宋体"/>
          <w:b w:val="0"/>
          <w:i w:val="0"/>
          <w:caps w:val="0"/>
          <w:color w:val="333333"/>
          <w:spacing w:val="0"/>
          <w:sz w:val="24"/>
          <w:szCs w:val="24"/>
        </w:rPr>
      </w:pPr>
      <w:r>
        <w:rPr>
          <w:rFonts w:hint="default" w:ascii="Tahoma" w:hAnsi="Tahoma" w:eastAsia="Tahoma" w:cs="Tahoma"/>
          <w:b w:val="0"/>
          <w:i w:val="0"/>
          <w:caps w:val="0"/>
          <w:color w:val="333333"/>
          <w:spacing w:val="0"/>
          <w:kern w:val="0"/>
          <w:sz w:val="21"/>
          <w:szCs w:val="21"/>
          <w:shd w:val="clear" w:fill="FFFFFF"/>
          <w:lang w:val="en-US" w:eastAsia="zh-CN" w:bidi="ar"/>
        </w:rPr>
        <w:fldChar w:fldCharType="begin"/>
      </w:r>
      <w:r>
        <w:rPr>
          <w:rFonts w:hint="default" w:ascii="Tahoma" w:hAnsi="Tahoma" w:eastAsia="Tahoma" w:cs="Tahoma"/>
          <w:b w:val="0"/>
          <w:i w:val="0"/>
          <w:caps w:val="0"/>
          <w:color w:val="333333"/>
          <w:spacing w:val="0"/>
          <w:kern w:val="0"/>
          <w:sz w:val="21"/>
          <w:szCs w:val="21"/>
          <w:shd w:val="clear" w:fill="FFFFFF"/>
          <w:lang w:val="en-US" w:eastAsia="zh-CN" w:bidi="ar"/>
        </w:rPr>
        <w:instrText xml:space="preserve">INCLUDEPICTURE \d "http://img.my.csdn.net/uploads/201210/25/1351142877_8481.jpg" \* MERGEFORMATINET </w:instrText>
      </w:r>
      <w:r>
        <w:rPr>
          <w:rFonts w:hint="default" w:ascii="Tahoma" w:hAnsi="Tahoma" w:eastAsia="Tahoma" w:cs="Tahoma"/>
          <w:b w:val="0"/>
          <w:i w:val="0"/>
          <w:caps w:val="0"/>
          <w:color w:val="333333"/>
          <w:spacing w:val="0"/>
          <w:kern w:val="0"/>
          <w:sz w:val="21"/>
          <w:szCs w:val="21"/>
          <w:shd w:val="clear" w:fill="FFFFFF"/>
          <w:lang w:val="en-US" w:eastAsia="zh-CN" w:bidi="ar"/>
        </w:rPr>
        <w:fldChar w:fldCharType="separate"/>
      </w:r>
      <w:r>
        <w:rPr>
          <w:rFonts w:hint="default" w:ascii="Tahoma" w:hAnsi="Tahoma" w:eastAsia="Tahoma" w:cs="Tahoma"/>
          <w:b w:val="0"/>
          <w:i w:val="0"/>
          <w:caps w:val="0"/>
          <w:color w:val="333333"/>
          <w:spacing w:val="0"/>
          <w:kern w:val="0"/>
          <w:sz w:val="21"/>
          <w:szCs w:val="21"/>
          <w:shd w:val="clear" w:fill="FFFFFF"/>
          <w:lang w:val="en-US" w:eastAsia="zh-CN" w:bidi="ar"/>
        </w:rPr>
        <w:drawing>
          <wp:inline distT="0" distB="0" distL="114300" distR="114300">
            <wp:extent cx="3009900" cy="619125"/>
            <wp:effectExtent l="0" t="0" r="0" b="9525"/>
            <wp:docPr id="385" name="图片 383" descr="IMG_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图片 383" descr="IMG_638"/>
                    <pic:cNvPicPr>
                      <a:picLocks noChangeAspect="1"/>
                    </pic:cNvPicPr>
                  </pic:nvPicPr>
                  <pic:blipFill>
                    <a:blip r:embed="rId172" r:link="rId173"/>
                    <a:stretch>
                      <a:fillRect/>
                    </a:stretch>
                  </pic:blipFill>
                  <pic:spPr>
                    <a:xfrm>
                      <a:off x="0" y="0"/>
                      <a:ext cx="3009900" cy="619125"/>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kern w:val="0"/>
          <w:sz w:val="21"/>
          <w:szCs w:val="21"/>
          <w:shd w:val="clear" w:fill="FFFFFF"/>
          <w:lang w:val="en-US" w:eastAsia="zh-CN" w:bidi="ar"/>
        </w:rPr>
        <w:fldChar w:fldCharType="end"/>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此外，</w:t>
      </w:r>
      <w:r>
        <w:rPr>
          <w:rFonts w:hint="default" w:ascii="Arial" w:hAnsi="Arial" w:eastAsia="宋体" w:cs="Arial"/>
          <w:b w:val="0"/>
          <w:i w:val="0"/>
          <w:caps w:val="0"/>
          <w:color w:val="336699"/>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336699"/>
          <w:spacing w:val="0"/>
          <w:kern w:val="0"/>
          <w:sz w:val="21"/>
          <w:szCs w:val="21"/>
          <w:u w:val="none"/>
          <w:shd w:val="clear" w:fill="FFFFFF"/>
          <w:lang w:val="en-US" w:eastAsia="zh-CN" w:bidi="ar"/>
        </w:rPr>
        <w:instrText xml:space="preserve"> HYPERLINK "http://www.cnblogs.com/jerrylead/archive/2011/03/18/1988419.html" \t "http://blog.csdn.net/v_july_v/article/details/_blank" </w:instrText>
      </w:r>
      <w:r>
        <w:rPr>
          <w:rFonts w:hint="default" w:ascii="Arial" w:hAnsi="Arial" w:eastAsia="宋体" w:cs="Arial"/>
          <w:b w:val="0"/>
          <w:i w:val="0"/>
          <w:caps w:val="0"/>
          <w:color w:val="336699"/>
          <w:spacing w:val="0"/>
          <w:kern w:val="0"/>
          <w:sz w:val="21"/>
          <w:szCs w:val="21"/>
          <w:u w:val="none"/>
          <w:shd w:val="clear" w:fill="FFFFFF"/>
          <w:lang w:val="en-US" w:eastAsia="zh-CN" w:bidi="ar"/>
        </w:rPr>
        <w:fldChar w:fldCharType="separate"/>
      </w:r>
      <w:r>
        <w:rPr>
          <w:rStyle w:val="10"/>
          <w:rFonts w:hint="default" w:ascii="Arial" w:hAnsi="Arial" w:eastAsia="宋体" w:cs="Arial"/>
          <w:b w:val="0"/>
          <w:i w:val="0"/>
          <w:caps w:val="0"/>
          <w:color w:val="336699"/>
          <w:spacing w:val="0"/>
          <w:sz w:val="21"/>
          <w:szCs w:val="21"/>
          <w:u w:val="none"/>
          <w:shd w:val="clear" w:fill="FFFFFF"/>
        </w:rPr>
        <w:t>这里</w:t>
      </w:r>
      <w:r>
        <w:rPr>
          <w:rFonts w:hint="default" w:ascii="Arial" w:hAnsi="Arial" w:eastAsia="宋体" w:cs="Arial"/>
          <w:b w:val="0"/>
          <w:i w:val="0"/>
          <w:caps w:val="0"/>
          <w:color w:val="336699"/>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也有一篇类似的文章，大家可以参考下。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pPr>
      <w:bookmarkStart w:id="28" w:name="t31"/>
      <w:bookmarkEnd w:id="28"/>
      <w:r>
        <w:rPr>
          <w:i w:val="0"/>
          <w:caps w:val="0"/>
          <w:color w:val="333333"/>
          <w:spacing w:val="0"/>
          <w:shd w:val="clear" w:fill="FFFFFF"/>
        </w:rPr>
        <w:t>3.5.2、SMO算法的步骤</w:t>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综上，总结下SMO的主要步骤，如下：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1440" w:right="144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"http://img.my.csdn.net/uploads/201304/05/1365177311_5726.png"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333750" cy="1082040"/>
            <wp:effectExtent l="0" t="0" r="0" b="3810"/>
            <wp:docPr id="266" name="图片 384" descr="IMG_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384" descr="IMG_639"/>
                    <pic:cNvPicPr>
                      <a:picLocks noChangeAspect="1"/>
                    </pic:cNvPicPr>
                  </pic:nvPicPr>
                  <pic:blipFill>
                    <a:blip r:embed="rId438" r:link="rId439"/>
                    <a:stretch>
                      <a:fillRect/>
                    </a:stretch>
                  </pic:blipFill>
                  <pic:spPr>
                    <a:xfrm>
                      <a:off x="0" y="0"/>
                      <a:ext cx="3333750" cy="108204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意思是，</w:t>
      </w:r>
    </w:p>
    <w:p>
      <w:pPr>
        <w:keepNext w:val="0"/>
        <w:keepLines w:val="0"/>
        <w:widowControl/>
        <w:numPr>
          <w:ilvl w:val="0"/>
          <w:numId w:val="14"/>
        </w:numPr>
        <w:suppressLineNumbers w:val="0"/>
        <w:tabs>
          <w:tab w:val="left" w:pos="720"/>
        </w:tabs>
        <w:spacing w:before="0" w:beforeAutospacing="1" w:after="0" w:afterAutospacing="1" w:line="390" w:lineRule="atLeast"/>
        <w:ind w:left="720" w:hanging="360"/>
        <w:jc w:val="left"/>
      </w:pPr>
      <w:r>
        <w:rPr>
          <w:rFonts w:hint="default" w:ascii="Arial" w:hAnsi="Arial" w:cs="Arial"/>
          <w:b w:val="0"/>
          <w:i w:val="0"/>
          <w:caps w:val="0"/>
          <w:color w:val="333333"/>
          <w:spacing w:val="0"/>
          <w:sz w:val="21"/>
          <w:szCs w:val="21"/>
          <w:shd w:val="clear" w:fill="FFFFFF"/>
        </w:rPr>
        <w:t>第一步选取一对</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"http://img.my.csdn.net/uploads/201304/05/1365177350_4416.png"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123825" cy="200025"/>
            <wp:effectExtent l="0" t="0" r="9525" b="6350"/>
            <wp:docPr id="386" name="图片 385" descr="IMG_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图片 385" descr="IMG_640"/>
                    <pic:cNvPicPr>
                      <a:picLocks noChangeAspect="1"/>
                    </pic:cNvPicPr>
                  </pic:nvPicPr>
                  <pic:blipFill>
                    <a:blip r:embed="rId440" r:link="rId441"/>
                    <a:stretch>
                      <a:fillRect/>
                    </a:stretch>
                  </pic:blipFill>
                  <pic:spPr>
                    <a:xfrm>
                      <a:off x="0" y="0"/>
                      <a:ext cx="123825" cy="200025"/>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和</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"http://img.my.csdn.net/uploads/201304/05/1365177362_5226.png"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123825" cy="200025"/>
            <wp:effectExtent l="0" t="0" r="9525" b="6985"/>
            <wp:docPr id="390" name="图片 388" descr="IMG_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图片 388" descr="IMG_643"/>
                    <pic:cNvPicPr>
                      <a:picLocks noChangeAspect="1"/>
                    </pic:cNvPicPr>
                  </pic:nvPicPr>
                  <pic:blipFill>
                    <a:blip r:embed="rId442" r:link="rId443"/>
                    <a:stretch>
                      <a:fillRect/>
                    </a:stretch>
                  </pic:blipFill>
                  <pic:spPr>
                    <a:xfrm>
                      <a:off x="0" y="0"/>
                      <a:ext cx="123825" cy="200025"/>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，选取方法使用启发式方法；</w:t>
      </w:r>
    </w:p>
    <w:p>
      <w:pPr>
        <w:keepNext w:val="0"/>
        <w:keepLines w:val="0"/>
        <w:widowControl/>
        <w:numPr>
          <w:ilvl w:val="0"/>
          <w:numId w:val="14"/>
        </w:numPr>
        <w:suppressLineNumbers w:val="0"/>
        <w:tabs>
          <w:tab w:val="left" w:pos="720"/>
        </w:tabs>
        <w:spacing w:before="0" w:beforeAutospacing="1" w:after="0" w:afterAutospacing="1" w:line="390" w:lineRule="atLeast"/>
        <w:ind w:left="720" w:hanging="360"/>
        <w:jc w:val="left"/>
      </w:pPr>
      <w:r>
        <w:rPr>
          <w:rFonts w:hint="default" w:ascii="Arial" w:hAnsi="Arial" w:cs="Arial"/>
          <w:b w:val="0"/>
          <w:i w:val="0"/>
          <w:caps w:val="0"/>
          <w:color w:val="333333"/>
          <w:spacing w:val="0"/>
          <w:sz w:val="21"/>
          <w:szCs w:val="21"/>
          <w:shd w:val="clear" w:fill="FFFFFF"/>
        </w:rPr>
        <w:t>第二步，固定除</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"http://img.my.csdn.net/uploads/201304/05/1365177350_4416.png"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123825" cy="200025"/>
            <wp:effectExtent l="0" t="0" r="9525" b="6350"/>
            <wp:docPr id="388" name="图片 389" descr="IMG_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图片 389" descr="IMG_644"/>
                    <pic:cNvPicPr>
                      <a:picLocks noChangeAspect="1"/>
                    </pic:cNvPicPr>
                  </pic:nvPicPr>
                  <pic:blipFill>
                    <a:blip r:embed="rId440" r:link="rId441"/>
                    <a:stretch>
                      <a:fillRect/>
                    </a:stretch>
                  </pic:blipFill>
                  <pic:spPr>
                    <a:xfrm>
                      <a:off x="0" y="0"/>
                      <a:ext cx="123825" cy="200025"/>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和</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"http://img.my.csdn.net/uploads/201304/05/1365177362_5226.png"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123825" cy="200025"/>
            <wp:effectExtent l="0" t="0" r="9525" b="6985"/>
            <wp:docPr id="394" name="图片 392" descr="IMG_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图片 392" descr="IMG_647"/>
                    <pic:cNvPicPr>
                      <a:picLocks noChangeAspect="1"/>
                    </pic:cNvPicPr>
                  </pic:nvPicPr>
                  <pic:blipFill>
                    <a:blip r:embed="rId442" r:link="rId443"/>
                    <a:stretch>
                      <a:fillRect/>
                    </a:stretch>
                  </pic:blipFill>
                  <pic:spPr>
                    <a:xfrm>
                      <a:off x="0" y="0"/>
                      <a:ext cx="123825" cy="200025"/>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之外的其他参数，确定W极值条件下的</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"http://img.my.csdn.net/uploads/201304/05/1365177350_4416.png"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123825" cy="200025"/>
            <wp:effectExtent l="0" t="0" r="9525" b="6350"/>
            <wp:docPr id="392" name="图片 393" descr="IMG_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图片 393" descr="IMG_648"/>
                    <pic:cNvPicPr>
                      <a:picLocks noChangeAspect="1"/>
                    </pic:cNvPicPr>
                  </pic:nvPicPr>
                  <pic:blipFill>
                    <a:blip r:embed="rId440" r:link="rId441"/>
                    <a:stretch>
                      <a:fillRect/>
                    </a:stretch>
                  </pic:blipFill>
                  <pic:spPr>
                    <a:xfrm>
                      <a:off x="0" y="0"/>
                      <a:ext cx="123825" cy="200025"/>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"http://img.my.csdn.net/uploads/201304/05/1365177362_5226.png"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123825" cy="200025"/>
            <wp:effectExtent l="0" t="0" r="9525" b="6985"/>
            <wp:docPr id="398" name="图片 396" descr="IMG_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图片 396" descr="IMG_651"/>
                    <pic:cNvPicPr>
                      <a:picLocks noChangeAspect="1"/>
                    </pic:cNvPicPr>
                  </pic:nvPicPr>
                  <pic:blipFill>
                    <a:blip r:embed="rId442" r:link="rId443"/>
                    <a:stretch>
                      <a:fillRect/>
                    </a:stretch>
                  </pic:blipFill>
                  <pic:spPr>
                    <a:xfrm>
                      <a:off x="0" y="0"/>
                      <a:ext cx="123825" cy="200025"/>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由</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"http://img.my.csdn.net/uploads/201304/05/1365177350_4416.png"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123825" cy="200025"/>
            <wp:effectExtent l="0" t="0" r="9525" b="6350"/>
            <wp:docPr id="396" name="图片 397" descr="IMG_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图片 397" descr="IMG_652"/>
                    <pic:cNvPicPr>
                      <a:picLocks noChangeAspect="1"/>
                    </pic:cNvPicPr>
                  </pic:nvPicPr>
                  <pic:blipFill>
                    <a:blip r:embed="rId440" r:link="rId441"/>
                    <a:stretch>
                      <a:fillRect/>
                    </a:stretch>
                  </pic:blipFill>
                  <pic:spPr>
                    <a:xfrm>
                      <a:off x="0" y="0"/>
                      <a:ext cx="123825" cy="200025"/>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表示。</w:t>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假定在某一次迭代中，需要更新</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"http://img.blog.csdn.net/20131106172310703"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200025" cy="180975"/>
            <wp:effectExtent l="0" t="0" r="9525" b="9525"/>
            <wp:docPr id="400" name="图片 399" descr="IMG_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图片 399" descr="IMG_654"/>
                    <pic:cNvPicPr>
                      <a:picLocks noChangeAspect="1"/>
                    </pic:cNvPicPr>
                  </pic:nvPicPr>
                  <pic:blipFill>
                    <a:blip r:embed="rId444" r:link="rId445"/>
                    <a:stretch>
                      <a:fillRect/>
                    </a:stretch>
                  </pic:blipFill>
                  <pic:spPr>
                    <a:xfrm>
                      <a:off x="0" y="0"/>
                      <a:ext cx="200025" cy="18097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"http://img.blog.csdn.net/20131106172334265"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238125" cy="180975"/>
            <wp:effectExtent l="0" t="0" r="9525" b="9525"/>
            <wp:docPr id="401" name="图片 400" descr="IMG_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图片 400" descr="IMG_655"/>
                    <pic:cNvPicPr>
                      <a:picLocks noChangeAspect="1"/>
                    </pic:cNvPicPr>
                  </pic:nvPicPr>
                  <pic:blipFill>
                    <a:blip r:embed="rId446" r:link="rId447"/>
                    <a:stretch>
                      <a:fillRect/>
                    </a:stretch>
                  </pic:blipFill>
                  <pic:spPr>
                    <a:xfrm>
                      <a:off x="0" y="0"/>
                      <a:ext cx="238125" cy="18097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对应的拉格朗日乘子</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"http://img.blog.csdn.net/20131106172347593"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190500" cy="180975"/>
            <wp:effectExtent l="0" t="0" r="0" b="9525"/>
            <wp:docPr id="402" name="图片 401" descr="IMG_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图片 401" descr="IMG_656"/>
                    <pic:cNvPicPr>
                      <a:picLocks noChangeAspect="1"/>
                    </pic:cNvPicPr>
                  </pic:nvPicPr>
                  <pic:blipFill>
                    <a:blip r:embed="rId448" r:link="rId449"/>
                    <a:stretch>
                      <a:fillRect/>
                    </a:stretch>
                  </pic:blipFill>
                  <pic:spPr>
                    <a:xfrm>
                      <a:off x="0" y="0"/>
                      <a:ext cx="190500" cy="18097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w:t>
      </w:r>
      <w:r>
        <w:rPr>
          <w:rFonts w:hint="default" w:ascii="Arial" w:hAnsi="Arial" w:eastAsia="宋体" w:cs="Arial"/>
          <w:b w:val="0"/>
          <w:i w:val="0"/>
          <w:caps w:val="0"/>
          <w:color w:val="333333"/>
          <w:spacing w:val="0"/>
          <w:kern w:val="0"/>
          <w:sz w:val="21"/>
          <w:szCs w:val="21"/>
          <w:shd w:val="clear" w:fill="FFFFFF"/>
          <w:lang w:val="en-US" w:eastAsia="zh-CN" w:bidi="ar"/>
        </w:rPr>
        <w:fldChar w:fldCharType="begin"/>
      </w:r>
      <w:r>
        <w:rPr>
          <w:rFonts w:hint="default" w:ascii="Arial" w:hAnsi="Arial" w:eastAsia="宋体" w:cs="Arial"/>
          <w:b w:val="0"/>
          <w:i w:val="0"/>
          <w:caps w:val="0"/>
          <w:color w:val="333333"/>
          <w:spacing w:val="0"/>
          <w:kern w:val="0"/>
          <w:sz w:val="21"/>
          <w:szCs w:val="21"/>
          <w:shd w:val="clear" w:fill="FFFFFF"/>
          <w:lang w:val="en-US" w:eastAsia="zh-CN" w:bidi="ar"/>
        </w:rPr>
        <w:instrText xml:space="preserve">INCLUDEPICTURE \d "http://img.blog.csdn.net/20131106172359625" \* MERGEFORMATINET </w:instrText>
      </w:r>
      <w:r>
        <w:rPr>
          <w:rFonts w:hint="default" w:ascii="Arial" w:hAnsi="Arial" w:eastAsia="宋体" w:cs="Arial"/>
          <w:b w:val="0"/>
          <w:i w:val="0"/>
          <w:caps w:val="0"/>
          <w:color w:val="333333"/>
          <w:spacing w:val="0"/>
          <w:kern w:val="0"/>
          <w:sz w:val="21"/>
          <w:szCs w:val="21"/>
          <w:shd w:val="clear"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190500" cy="190500"/>
            <wp:effectExtent l="0" t="0" r="0" b="0"/>
            <wp:docPr id="403" name="图片 402" descr="IMG_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图片 402" descr="IMG_657"/>
                    <pic:cNvPicPr>
                      <a:picLocks noChangeAspect="1"/>
                    </pic:cNvPicPr>
                  </pic:nvPicPr>
                  <pic:blipFill>
                    <a:blip r:embed="rId450" r:link="rId451"/>
                    <a:stretch>
                      <a:fillRect/>
                    </a:stretch>
                  </pic:blipFill>
                  <pic:spPr>
                    <a:xfrm>
                      <a:off x="0" y="0"/>
                      <a:ext cx="190500" cy="1905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，那么这个小规模的二次规划问题写为：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right="72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"http://img.blog.csdn.net/20131106172007546"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5038725" cy="805815"/>
            <wp:effectExtent l="0" t="0" r="9525" b="13335"/>
            <wp:docPr id="404" name="图片 403" descr="IMG_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图片 403" descr="IMG_658"/>
                    <pic:cNvPicPr>
                      <a:picLocks noChangeAspect="1"/>
                    </pic:cNvPicPr>
                  </pic:nvPicPr>
                  <pic:blipFill>
                    <a:blip r:embed="rId452" r:link="rId453"/>
                    <a:stretch>
                      <a:fillRect/>
                    </a:stretch>
                  </pic:blipFill>
                  <pic:spPr>
                    <a:xfrm>
                      <a:off x="0" y="0"/>
                      <a:ext cx="5038725" cy="80581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那么在每次迭代中，如何更新乘子呢？引用</w:t>
      </w:r>
      <w:r>
        <w:rPr>
          <w:rFonts w:hint="default" w:ascii="Arial" w:hAnsi="Arial" w:eastAsia="宋体" w:cs="Arial"/>
          <w:b w:val="0"/>
          <w:i w:val="0"/>
          <w:caps w:val="0"/>
          <w:color w:val="336699"/>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336699"/>
          <w:spacing w:val="0"/>
          <w:kern w:val="0"/>
          <w:sz w:val="21"/>
          <w:szCs w:val="21"/>
          <w:u w:val="none"/>
          <w:shd w:val="clear" w:fill="FFFFFF"/>
          <w:lang w:val="en-US" w:eastAsia="zh-CN" w:bidi="ar"/>
        </w:rPr>
        <w:instrText xml:space="preserve"> HYPERLINK "http://staff.ustc.edu.cn/~ketang/PPT/PRLec5.pdf" \t "http://blog.csdn.net/v_july_v/article/details/_blank" </w:instrText>
      </w:r>
      <w:r>
        <w:rPr>
          <w:rFonts w:hint="default" w:ascii="Arial" w:hAnsi="Arial" w:eastAsia="宋体" w:cs="Arial"/>
          <w:b w:val="0"/>
          <w:i w:val="0"/>
          <w:caps w:val="0"/>
          <w:color w:val="336699"/>
          <w:spacing w:val="0"/>
          <w:kern w:val="0"/>
          <w:sz w:val="21"/>
          <w:szCs w:val="21"/>
          <w:u w:val="none"/>
          <w:shd w:val="clear" w:fill="FFFFFF"/>
          <w:lang w:val="en-US" w:eastAsia="zh-CN" w:bidi="ar"/>
        </w:rPr>
        <w:fldChar w:fldCharType="separate"/>
      </w:r>
      <w:r>
        <w:rPr>
          <w:rStyle w:val="10"/>
          <w:rFonts w:hint="default" w:ascii="Arial" w:hAnsi="Arial" w:eastAsia="宋体" w:cs="Arial"/>
          <w:b w:val="0"/>
          <w:i w:val="0"/>
          <w:caps w:val="0"/>
          <w:color w:val="336699"/>
          <w:spacing w:val="0"/>
          <w:sz w:val="21"/>
          <w:szCs w:val="21"/>
          <w:u w:val="none"/>
          <w:shd w:val="clear" w:fill="FFFFFF"/>
        </w:rPr>
        <w:t>这里</w:t>
      </w:r>
      <w:r>
        <w:rPr>
          <w:rFonts w:hint="default" w:ascii="Arial" w:hAnsi="Arial" w:eastAsia="宋体" w:cs="Arial"/>
          <w:b w:val="0"/>
          <w:i w:val="0"/>
          <w:caps w:val="0"/>
          <w:color w:val="336699"/>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的两张PPT说明下：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right="72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"http://img.blog.csdn.net/20131106171714031"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4798060" cy="2625090"/>
            <wp:effectExtent l="0" t="0" r="2540" b="3810"/>
            <wp:docPr id="405" name="图片 404" descr="IMG_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图片 404" descr="IMG_659"/>
                    <pic:cNvPicPr>
                      <a:picLocks noChangeAspect="1"/>
                    </pic:cNvPicPr>
                  </pic:nvPicPr>
                  <pic:blipFill>
                    <a:blip r:embed="rId454" r:link="rId455"/>
                    <a:stretch>
                      <a:fillRect/>
                    </a:stretch>
                  </pic:blipFill>
                  <pic:spPr>
                    <a:xfrm>
                      <a:off x="0" y="0"/>
                      <a:ext cx="4798060" cy="262509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"http://img.blog.csdn.net/20131106171728703"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4145280" cy="2113280"/>
            <wp:effectExtent l="0" t="0" r="7620" b="1270"/>
            <wp:docPr id="406" name="图片 405" descr="IMG_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图片 405" descr="IMG_660"/>
                    <pic:cNvPicPr>
                      <a:picLocks noChangeAspect="1"/>
                    </pic:cNvPicPr>
                  </pic:nvPicPr>
                  <pic:blipFill>
                    <a:blip r:embed="rId456" r:link="rId457"/>
                    <a:stretch>
                      <a:fillRect/>
                    </a:stretch>
                  </pic:blipFill>
                  <pic:spPr>
                    <a:xfrm>
                      <a:off x="0" y="0"/>
                      <a:ext cx="4145280" cy="211328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pStyle w:val="6"/>
        <w:keepNext w:val="0"/>
        <w:keepLines w:val="0"/>
        <w:widowControl/>
        <w:suppressLineNumbers w:val="0"/>
        <w:spacing w:line="390" w:lineRule="atLeast"/>
        <w:jc w:val="left"/>
      </w:pPr>
      <w:r>
        <w:rPr>
          <w:rFonts w:hint="default" w:ascii="Arial" w:hAnsi="Arial" w:cs="Arial"/>
          <w:b w:val="0"/>
          <w:i w:val="0"/>
          <w:caps w:val="0"/>
          <w:color w:val="333333"/>
          <w:spacing w:val="0"/>
          <w:sz w:val="21"/>
          <w:szCs w:val="21"/>
          <w:shd w:val="clear" w:fill="FFFFFF"/>
        </w:rPr>
        <w:t>    知道了如何更新乘子，那么选取哪些乘子进行更新呢？具体选择方法有以下两个步骤：</w:t>
      </w:r>
    </w:p>
    <w:p>
      <w:pPr>
        <w:keepNext w:val="0"/>
        <w:keepLines w:val="0"/>
        <w:widowControl/>
        <w:numPr>
          <w:ilvl w:val="0"/>
          <w:numId w:val="15"/>
        </w:numPr>
        <w:suppressLineNumbers w:val="0"/>
        <w:tabs>
          <w:tab w:val="left" w:pos="720"/>
        </w:tabs>
        <w:spacing w:before="0" w:beforeAutospacing="1" w:after="0" w:afterAutospacing="1" w:line="390" w:lineRule="atLeast"/>
        <w:ind w:left="720" w:hanging="360"/>
        <w:jc w:val="left"/>
      </w:pPr>
      <w:r>
        <w:rPr>
          <w:rFonts w:hint="default" w:ascii="Arial" w:hAnsi="Arial" w:cs="Arial"/>
          <w:b w:val="0"/>
          <w:i w:val="0"/>
          <w:caps w:val="0"/>
          <w:color w:val="333333"/>
          <w:spacing w:val="0"/>
          <w:sz w:val="21"/>
          <w:szCs w:val="21"/>
          <w:shd w:val="clear" w:fill="FFFFFF"/>
        </w:rPr>
        <w:t>步骤1：先“扫描”所有乘子，把第一个违反KKT条件的作为更新对象，令为a1；</w:t>
      </w:r>
    </w:p>
    <w:p>
      <w:pPr>
        <w:keepNext w:val="0"/>
        <w:keepLines w:val="0"/>
        <w:widowControl/>
        <w:numPr>
          <w:ilvl w:val="0"/>
          <w:numId w:val="15"/>
        </w:numPr>
        <w:suppressLineNumbers w:val="0"/>
        <w:tabs>
          <w:tab w:val="left" w:pos="720"/>
        </w:tabs>
        <w:spacing w:before="0" w:beforeAutospacing="1" w:after="0" w:afterAutospacing="1" w:line="390" w:lineRule="atLeast"/>
        <w:ind w:left="720" w:hanging="360"/>
        <w:jc w:val="left"/>
      </w:pPr>
      <w:r>
        <w:rPr>
          <w:rFonts w:hint="default" w:ascii="Arial" w:hAnsi="Arial" w:cs="Arial"/>
          <w:b w:val="0"/>
          <w:i w:val="0"/>
          <w:caps w:val="0"/>
          <w:color w:val="333333"/>
          <w:spacing w:val="0"/>
          <w:sz w:val="21"/>
          <w:szCs w:val="21"/>
          <w:shd w:val="clear" w:fill="FFFFFF"/>
        </w:rPr>
        <w:t>步骤2：在所有不违反KKT条件的乘子中，选择使|E1 −E2|最大的a2进行更新，使得能最大限度增大目标函数的值（类似于梯度下降. 此外</w:t>
      </w:r>
      <w:r>
        <w:rPr>
          <w:rFonts w:hint="default" w:ascii="Arial" w:hAnsi="Arial" w:cs="Arial"/>
          <w:b w:val="0"/>
          <w:i w:val="0"/>
          <w:caps w:val="0"/>
          <w:color w:val="333333"/>
          <w:spacing w:val="0"/>
          <w:sz w:val="21"/>
          <w:szCs w:val="21"/>
          <w:shd w:val="clear" w:fill="FFFFFF"/>
        </w:rPr>
        <w:fldChar w:fldCharType="begin"/>
      </w:r>
      <w:r>
        <w:rPr>
          <w:rFonts w:hint="default" w:ascii="Arial" w:hAnsi="Arial" w:cs="Arial"/>
          <w:b w:val="0"/>
          <w:i w:val="0"/>
          <w:caps w:val="0"/>
          <w:color w:val="333333"/>
          <w:spacing w:val="0"/>
          <w:sz w:val="21"/>
          <w:szCs w:val="21"/>
          <w:shd w:val="clear" w:fill="FFFFFF"/>
        </w:rPr>
        <w:instrText xml:space="preserve">INCLUDEPICTURE \d "http://img.blog.csdn.net/20131120102813671" \* MERGEFORMATINET </w:instrText>
      </w:r>
      <w:r>
        <w:rPr>
          <w:rFonts w:hint="default" w:ascii="Arial" w:hAnsi="Arial" w:cs="Arial"/>
          <w:b w:val="0"/>
          <w:i w:val="0"/>
          <w:caps w:val="0"/>
          <w:color w:val="333333"/>
          <w:spacing w:val="0"/>
          <w:sz w:val="21"/>
          <w:szCs w:val="21"/>
          <w:shd w:val="clear" w:fill="FFFFFF"/>
        </w:rPr>
        <w:fldChar w:fldCharType="separate"/>
      </w:r>
      <w:r>
        <w:rPr>
          <w:rFonts w:hint="default" w:ascii="Arial" w:hAnsi="Arial" w:cs="Arial"/>
          <w:b w:val="0"/>
          <w:i w:val="0"/>
          <w:caps w:val="0"/>
          <w:color w:val="333333"/>
          <w:spacing w:val="0"/>
          <w:sz w:val="21"/>
          <w:szCs w:val="21"/>
          <w:shd w:val="clear" w:fill="FFFFFF"/>
        </w:rPr>
        <w:drawing>
          <wp:inline distT="0" distB="0" distL="114300" distR="114300">
            <wp:extent cx="685800" cy="200025"/>
            <wp:effectExtent l="0" t="0" r="0" b="7620"/>
            <wp:docPr id="1" name="图片 406" descr="IMG_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06" descr="IMG_661"/>
                    <pic:cNvPicPr>
                      <a:picLocks noChangeAspect="1"/>
                    </pic:cNvPicPr>
                  </pic:nvPicPr>
                  <pic:blipFill>
                    <a:blip r:embed="rId416" r:link="rId417"/>
                    <a:stretch>
                      <a:fillRect/>
                    </a:stretch>
                  </pic:blipFill>
                  <pic:spPr>
                    <a:xfrm>
                      <a:off x="0" y="0"/>
                      <a:ext cx="685800" cy="200025"/>
                    </a:xfrm>
                    <a:prstGeom prst="rect">
                      <a:avLst/>
                    </a:prstGeom>
                    <a:noFill/>
                    <a:ln w="9525">
                      <a:noFill/>
                      <a:miter/>
                    </a:ln>
                  </pic:spPr>
                </pic:pic>
              </a:graphicData>
            </a:graphic>
          </wp:inline>
        </w:drawing>
      </w:r>
      <w:r>
        <w:rPr>
          <w:rFonts w:hint="default" w:ascii="Arial" w:hAnsi="Arial" w:cs="Arial"/>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，而</w:t>
      </w:r>
      <w:r>
        <w:rPr>
          <w:rFonts w:hint="default" w:ascii="Tahoma" w:hAnsi="Tahoma" w:eastAsia="Tahoma" w:cs="Tahoma"/>
          <w:b w:val="0"/>
          <w:i w:val="0"/>
          <w:caps w:val="0"/>
          <w:color w:val="333333"/>
          <w:spacing w:val="0"/>
          <w:sz w:val="21"/>
          <w:szCs w:val="21"/>
          <w:shd w:val="clear" w:fill="FFFFFF"/>
        </w:rPr>
        <w:fldChar w:fldCharType="begin"/>
      </w:r>
      <w:r>
        <w:rPr>
          <w:rFonts w:hint="default" w:ascii="Tahoma" w:hAnsi="Tahoma" w:eastAsia="Tahoma" w:cs="Tahoma"/>
          <w:b w:val="0"/>
          <w:i w:val="0"/>
          <w:caps w:val="0"/>
          <w:color w:val="333333"/>
          <w:spacing w:val="0"/>
          <w:sz w:val="21"/>
          <w:szCs w:val="21"/>
          <w:shd w:val="clear" w:fill="FFFFFF"/>
        </w:rPr>
        <w:instrText xml:space="preserve">INCLUDEPICTURE \d "http://img.blog.csdn.net/20131120103601656" \* MERGEFORMATINET </w:instrText>
      </w:r>
      <w:r>
        <w:rPr>
          <w:rFonts w:hint="default" w:ascii="Tahoma" w:hAnsi="Tahoma" w:eastAsia="Tahoma" w:cs="Tahoma"/>
          <w:b w:val="0"/>
          <w:i w:val="0"/>
          <w:caps w:val="0"/>
          <w:color w:val="333333"/>
          <w:spacing w:val="0"/>
          <w:sz w:val="21"/>
          <w:szCs w:val="21"/>
          <w:shd w:val="clear" w:fill="FFFFFF"/>
        </w:rPr>
        <w:fldChar w:fldCharType="separate"/>
      </w:r>
      <w:r>
        <w:rPr>
          <w:rFonts w:hint="default" w:ascii="Tahoma" w:hAnsi="Tahoma" w:eastAsia="Tahoma" w:cs="Tahoma"/>
          <w:b w:val="0"/>
          <w:i w:val="0"/>
          <w:caps w:val="0"/>
          <w:color w:val="333333"/>
          <w:spacing w:val="0"/>
          <w:sz w:val="21"/>
          <w:szCs w:val="21"/>
          <w:shd w:val="clear" w:fill="FFFFFF"/>
        </w:rPr>
        <w:drawing>
          <wp:inline distT="0" distB="0" distL="114300" distR="114300">
            <wp:extent cx="1038225" cy="228600"/>
            <wp:effectExtent l="0" t="0" r="9525" b="0"/>
            <wp:docPr id="407" name="图片 407" descr="IMG_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图片 407" descr="IMG_662"/>
                    <pic:cNvPicPr>
                      <a:picLocks noChangeAspect="1"/>
                    </pic:cNvPicPr>
                  </pic:nvPicPr>
                  <pic:blipFill>
                    <a:blip r:embed="rId50" r:link="rId51"/>
                    <a:stretch>
                      <a:fillRect/>
                    </a:stretch>
                  </pic:blipFill>
                  <pic:spPr>
                    <a:xfrm>
                      <a:off x="0" y="0"/>
                      <a:ext cx="1038225" cy="228600"/>
                    </a:xfrm>
                    <a:prstGeom prst="rect">
                      <a:avLst/>
                    </a:prstGeom>
                    <a:noFill/>
                    <a:ln w="9525">
                      <a:noFill/>
                      <a:miter/>
                    </a:ln>
                  </pic:spPr>
                </pic:pic>
              </a:graphicData>
            </a:graphic>
          </wp:inline>
        </w:drawing>
      </w:r>
      <w:r>
        <w:rPr>
          <w:rFonts w:hint="default" w:ascii="Tahoma" w:hAnsi="Tahoma" w:eastAsia="Tahoma" w:cs="Tahoma"/>
          <w:b w:val="0"/>
          <w:i w:val="0"/>
          <w:caps w:val="0"/>
          <w:color w:val="333333"/>
          <w:spacing w:val="0"/>
          <w:sz w:val="21"/>
          <w:szCs w:val="21"/>
          <w:shd w:val="clear" w:fill="FFFFFF"/>
        </w:rPr>
        <w:fldChar w:fldCharType="end"/>
      </w:r>
      <w:r>
        <w:rPr>
          <w:rFonts w:hint="default" w:ascii="Arial" w:hAnsi="Arial" w:cs="Arial"/>
          <w:b w:val="0"/>
          <w:i w:val="0"/>
          <w:caps w:val="0"/>
          <w:color w:val="333333"/>
          <w:spacing w:val="0"/>
          <w:sz w:val="21"/>
          <w:szCs w:val="21"/>
          <w:shd w:val="clear" w:fill="FFFFFF"/>
        </w:rPr>
        <w:t>，求出来的E代表函数ui对输入xi的预测值与真实输出类标记yi之差）。</w:t>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最后，每次更新完两个乘子的优化后，都需要再重新计算b，及对应的Ei值。</w:t>
      </w:r>
    </w:p>
    <w:p>
      <w:pPr>
        <w:pStyle w:val="6"/>
        <w:keepNext w:val="0"/>
        <w:keepLines w:val="0"/>
        <w:widowControl/>
        <w:suppressLineNumbers w:val="0"/>
        <w:spacing w:line="390" w:lineRule="atLeast"/>
        <w:jc w:val="left"/>
      </w:pPr>
      <w:r>
        <w:rPr>
          <w:rFonts w:hint="default" w:ascii="Arial" w:hAnsi="Arial" w:cs="Arial"/>
          <w:b w:val="0"/>
          <w:i w:val="0"/>
          <w:caps w:val="0"/>
          <w:color w:val="333333"/>
          <w:spacing w:val="0"/>
          <w:sz w:val="21"/>
          <w:szCs w:val="21"/>
          <w:shd w:val="clear" w:fill="FFFFFF"/>
        </w:rPr>
        <w:t>    综上，SMO算法的基本思想是将Vapnik在1982年提出的Chunking方法推到极致，SMO算法每次迭代只选出两个分量ai和aj进行调整，其它分量则保持固定不变，在得到解ai和aj之后，再用ai和aj改进其它分量。与通常的分解算法比较，尽管它可能需要更多的迭代次数，但每次迭代的计算量比较小，所以该算法表现出较好的快速收敛性，且不需要存储核矩阵，也没有矩阵运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pPr>
      <w:bookmarkStart w:id="29" w:name="t32"/>
      <w:bookmarkEnd w:id="29"/>
      <w:r>
        <w:rPr>
          <w:rFonts w:hint="default" w:ascii="Arial" w:hAnsi="Arial" w:cs="Arial"/>
          <w:i w:val="0"/>
          <w:caps w:val="0"/>
          <w:color w:val="333333"/>
          <w:spacing w:val="0"/>
          <w:shd w:val="clear" w:fill="FFFFFF"/>
        </w:rPr>
        <w:t>3.5.3、SMO算法的实现</w:t>
      </w:r>
    </w:p>
    <w:p>
      <w:pPr>
        <w:pStyle w:val="6"/>
        <w:keepNext w:val="0"/>
        <w:keepLines w:val="0"/>
        <w:widowControl/>
        <w:suppressLineNumbers w:val="0"/>
        <w:spacing w:line="390" w:lineRule="atLeast"/>
        <w:jc w:val="left"/>
      </w:pPr>
      <w:r>
        <w:rPr>
          <w:rFonts w:hint="default" w:ascii="Arial" w:hAnsi="Arial" w:cs="Arial"/>
          <w:b w:val="0"/>
          <w:i w:val="0"/>
          <w:caps w:val="0"/>
          <w:color w:val="333333"/>
          <w:spacing w:val="0"/>
          <w:sz w:val="21"/>
          <w:szCs w:val="21"/>
          <w:shd w:val="clear" w:fill="FFFFFF"/>
        </w:rPr>
        <w:t>    行文至此，我相信，SVM理解到了一定程度后，是的确能在脑海里从头至尾推导出相关公式的，最初分类函数，最大化分类间隔，max1/||w||，min1/2||w||^2，凸二次规划，拉格朗日函数，转化为对偶问题，SMO算法，都为寻找一个最优解，一个最优分类平面。一步步梳理下来，为什么这样那样，太多东西可以追究，最后实现。如下图所示：</w:t>
      </w:r>
    </w:p>
    <w:p>
      <w:pPr>
        <w:pStyle w:val="6"/>
        <w:keepNext w:val="0"/>
        <w:keepLines w:val="0"/>
        <w:widowControl/>
        <w:suppressLineNumbers w:val="0"/>
        <w:spacing w:line="390" w:lineRule="atLeast"/>
        <w:ind w:left="720" w:right="720"/>
        <w:jc w:val="left"/>
      </w:pPr>
      <w:r>
        <w:rPr>
          <w:rFonts w:hint="eastAsia" w:ascii="宋体" w:hAnsi="宋体" w:eastAsia="宋体" w:cs="宋体"/>
          <w:b w:val="0"/>
          <w:i w:val="0"/>
          <w:caps w:val="0"/>
          <w:color w:val="333333"/>
          <w:spacing w:val="0"/>
          <w:sz w:val="24"/>
          <w:szCs w:val="24"/>
          <w:shd w:val="clear" w:fill="FFFFFF"/>
        </w:rPr>
        <w:fldChar w:fldCharType="begin"/>
      </w:r>
      <w:r>
        <w:rPr>
          <w:rFonts w:hint="eastAsia" w:ascii="宋体" w:hAnsi="宋体" w:eastAsia="宋体" w:cs="宋体"/>
          <w:b w:val="0"/>
          <w:i w:val="0"/>
          <w:caps w:val="0"/>
          <w:color w:val="333333"/>
          <w:spacing w:val="0"/>
          <w:sz w:val="24"/>
          <w:szCs w:val="24"/>
          <w:shd w:val="clear" w:fill="FFFFFF"/>
        </w:rPr>
        <w:instrText xml:space="preserve">INCLUDEPICTURE \d "http://img.blog.csdn.net/20131108093951609" \* MERGEFORMATINET </w:instrText>
      </w:r>
      <w:r>
        <w:rPr>
          <w:rFonts w:hint="eastAsia" w:ascii="宋体" w:hAnsi="宋体" w:eastAsia="宋体" w:cs="宋体"/>
          <w:b w:val="0"/>
          <w:i w:val="0"/>
          <w:caps w:val="0"/>
          <w:color w:val="333333"/>
          <w:spacing w:val="0"/>
          <w:sz w:val="24"/>
          <w:szCs w:val="24"/>
          <w:shd w:val="clear" w:fill="FFFFFF"/>
        </w:rPr>
        <w:fldChar w:fldCharType="separate"/>
      </w:r>
      <w:r>
        <w:rPr>
          <w:rFonts w:hint="eastAsia" w:ascii="宋体" w:hAnsi="宋体" w:eastAsia="宋体" w:cs="宋体"/>
          <w:b w:val="0"/>
          <w:i w:val="0"/>
          <w:caps w:val="0"/>
          <w:color w:val="333333"/>
          <w:spacing w:val="0"/>
          <w:sz w:val="24"/>
          <w:szCs w:val="24"/>
          <w:shd w:val="clear" w:fill="FFFFFF"/>
        </w:rPr>
        <w:drawing>
          <wp:inline distT="0" distB="0" distL="114300" distR="114300">
            <wp:extent cx="4138295" cy="1009650"/>
            <wp:effectExtent l="0" t="0" r="14605" b="0"/>
            <wp:docPr id="408" name="图片 408" descr="IMG_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图片 408" descr="IMG_663"/>
                    <pic:cNvPicPr>
                      <a:picLocks noChangeAspect="1"/>
                    </pic:cNvPicPr>
                  </pic:nvPicPr>
                  <pic:blipFill>
                    <a:blip r:embed="rId458" r:link="rId459"/>
                    <a:stretch>
                      <a:fillRect/>
                    </a:stretch>
                  </pic:blipFill>
                  <pic:spPr>
                    <a:xfrm>
                      <a:off x="0" y="0"/>
                      <a:ext cx="4138295" cy="10096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sz w:val="24"/>
          <w:szCs w:val="24"/>
          <w:shd w:val="clear" w:fill="FFFFFF"/>
        </w:rPr>
        <w:fldChar w:fldCharType="end"/>
      </w:r>
    </w:p>
    <w:p>
      <w:pPr>
        <w:pStyle w:val="6"/>
        <w:keepNext w:val="0"/>
        <w:keepLines w:val="0"/>
        <w:widowControl/>
        <w:suppressLineNumbers w:val="0"/>
        <w:spacing w:line="390" w:lineRule="atLeast"/>
        <w:jc w:val="left"/>
      </w:pPr>
      <w:r>
        <w:rPr>
          <w:rFonts w:hint="default" w:ascii="Arial" w:hAnsi="Arial" w:cs="Arial"/>
          <w:b w:val="0"/>
          <w:i w:val="0"/>
          <w:caps w:val="0"/>
          <w:color w:val="333333"/>
          <w:spacing w:val="0"/>
          <w:sz w:val="21"/>
          <w:szCs w:val="21"/>
          <w:shd w:val="clear" w:fill="FFFFFF"/>
        </w:rPr>
        <w:t>    至于下文中将阐述的核函数则为是为了更好的处理非线性可分的情况，而松弛变量则是为了纠正或约束少量“不安分”或脱离集体不好归类的因子。</w:t>
      </w:r>
    </w:p>
    <w:p>
      <w:pPr>
        <w:pStyle w:val="6"/>
        <w:keepNext w:val="0"/>
        <w:keepLines w:val="0"/>
        <w:widowControl/>
        <w:suppressLineNumbers w:val="0"/>
        <w:spacing w:line="390" w:lineRule="atLeast"/>
        <w:jc w:val="left"/>
      </w:pPr>
      <w:r>
        <w:rPr>
          <w:rFonts w:hint="default" w:ascii="Arial" w:hAnsi="Arial" w:cs="Arial"/>
          <w:b w:val="0"/>
          <w:i w:val="0"/>
          <w:caps w:val="0"/>
          <w:color w:val="333333"/>
          <w:spacing w:val="0"/>
          <w:sz w:val="21"/>
          <w:szCs w:val="21"/>
          <w:shd w:val="clear" w:fill="FFFFFF"/>
        </w:rPr>
        <w:t>    台湾的林智仁教授写了一个封装SVM算法的</w:t>
      </w:r>
      <w:r>
        <w:rPr>
          <w:rFonts w:hint="default" w:ascii="Arial" w:hAnsi="Arial" w:cs="Arial"/>
          <w:b w:val="0"/>
          <w:i w:val="0"/>
          <w:caps w:val="0"/>
          <w:color w:val="336699"/>
          <w:spacing w:val="0"/>
          <w:sz w:val="21"/>
          <w:szCs w:val="21"/>
          <w:u w:val="none"/>
          <w:shd w:val="clear" w:fill="FFFFFF"/>
        </w:rPr>
        <w:fldChar w:fldCharType="begin"/>
      </w:r>
      <w:r>
        <w:rPr>
          <w:rFonts w:hint="default" w:ascii="Arial" w:hAnsi="Arial" w:cs="Arial"/>
          <w:b w:val="0"/>
          <w:i w:val="0"/>
          <w:caps w:val="0"/>
          <w:color w:val="336699"/>
          <w:spacing w:val="0"/>
          <w:sz w:val="21"/>
          <w:szCs w:val="21"/>
          <w:u w:val="none"/>
          <w:shd w:val="clear" w:fill="FFFFFF"/>
        </w:rPr>
        <w:instrText xml:space="preserve"> HYPERLINK "http://www.csie.ntu.edu.tw/~cjlin/libsvm/" \t "http://blog.csdn.net/v_july_v/article/details/_blank" </w:instrText>
      </w:r>
      <w:r>
        <w:rPr>
          <w:rFonts w:hint="default" w:ascii="Arial" w:hAnsi="Arial" w:cs="Arial"/>
          <w:b w:val="0"/>
          <w:i w:val="0"/>
          <w:caps w:val="0"/>
          <w:color w:val="336699"/>
          <w:spacing w:val="0"/>
          <w:sz w:val="21"/>
          <w:szCs w:val="21"/>
          <w:u w:val="none"/>
          <w:shd w:val="clear" w:fill="FFFFFF"/>
        </w:rPr>
        <w:fldChar w:fldCharType="separate"/>
      </w:r>
      <w:r>
        <w:rPr>
          <w:rStyle w:val="10"/>
          <w:rFonts w:hint="default" w:ascii="Arial" w:hAnsi="Arial" w:cs="Arial"/>
          <w:b w:val="0"/>
          <w:i w:val="0"/>
          <w:caps w:val="0"/>
          <w:color w:val="336699"/>
          <w:spacing w:val="0"/>
          <w:sz w:val="21"/>
          <w:szCs w:val="21"/>
          <w:u w:val="none"/>
          <w:shd w:val="clear" w:fill="FFFFFF"/>
        </w:rPr>
        <w:t>libsvm库</w:t>
      </w:r>
      <w:r>
        <w:rPr>
          <w:rFonts w:hint="default" w:ascii="Arial" w:hAnsi="Arial" w:cs="Arial"/>
          <w:b w:val="0"/>
          <w:i w:val="0"/>
          <w:caps w:val="0"/>
          <w:color w:val="336699"/>
          <w:spacing w:val="0"/>
          <w:sz w:val="21"/>
          <w:szCs w:val="21"/>
          <w:u w:val="none"/>
          <w:shd w:val="clear" w:fill="FFFFFF"/>
        </w:rPr>
        <w:fldChar w:fldCharType="end"/>
      </w:r>
      <w:r>
        <w:rPr>
          <w:rFonts w:hint="default" w:ascii="Comic Sans MS" w:hAnsi="Comic Sans MS" w:eastAsia="Comic Sans MS" w:cs="Comic Sans MS"/>
          <w:b w:val="0"/>
          <w:i w:val="0"/>
          <w:caps w:val="0"/>
          <w:color w:val="333333"/>
          <w:spacing w:val="0"/>
          <w:sz w:val="21"/>
          <w:szCs w:val="21"/>
          <w:shd w:val="clear" w:fill="FFFFFF"/>
        </w:rPr>
        <w:t>，大家可以看看，此外</w:t>
      </w:r>
      <w:r>
        <w:rPr>
          <w:rFonts w:hint="default" w:ascii="Comic Sans MS" w:hAnsi="Comic Sans MS" w:eastAsia="Comic Sans MS" w:cs="Comic Sans MS"/>
          <w:b w:val="0"/>
          <w:i w:val="0"/>
          <w:caps w:val="0"/>
          <w:color w:val="336699"/>
          <w:spacing w:val="0"/>
          <w:sz w:val="21"/>
          <w:szCs w:val="21"/>
          <w:u w:val="none"/>
          <w:shd w:val="clear" w:fill="FFFFFF"/>
        </w:rPr>
        <w:fldChar w:fldCharType="begin"/>
      </w:r>
      <w:r>
        <w:rPr>
          <w:rFonts w:hint="default" w:ascii="Comic Sans MS" w:hAnsi="Comic Sans MS" w:eastAsia="Comic Sans MS" w:cs="Comic Sans MS"/>
          <w:b w:val="0"/>
          <w:i w:val="0"/>
          <w:caps w:val="0"/>
          <w:color w:val="336699"/>
          <w:spacing w:val="0"/>
          <w:sz w:val="21"/>
          <w:szCs w:val="21"/>
          <w:u w:val="none"/>
          <w:shd w:val="clear" w:fill="FFFFFF"/>
        </w:rPr>
        <w:instrText xml:space="preserve"> HYPERLINK "http://www.pami.sjtu.edu.cn/people/gpliu/document/libsvm_src.pdf" \t "http://blog.csdn.net/v_july_v/article/details/_blank" </w:instrText>
      </w:r>
      <w:r>
        <w:rPr>
          <w:rFonts w:hint="default" w:ascii="Comic Sans MS" w:hAnsi="Comic Sans MS" w:eastAsia="Comic Sans MS" w:cs="Comic Sans MS"/>
          <w:b w:val="0"/>
          <w:i w:val="0"/>
          <w:caps w:val="0"/>
          <w:color w:val="336699"/>
          <w:spacing w:val="0"/>
          <w:sz w:val="21"/>
          <w:szCs w:val="21"/>
          <w:u w:val="none"/>
          <w:shd w:val="clear" w:fill="FFFFFF"/>
        </w:rPr>
        <w:fldChar w:fldCharType="separate"/>
      </w:r>
      <w:r>
        <w:rPr>
          <w:rStyle w:val="10"/>
          <w:rFonts w:hint="default" w:ascii="Comic Sans MS" w:hAnsi="Comic Sans MS" w:eastAsia="Comic Sans MS" w:cs="Comic Sans MS"/>
          <w:b w:val="0"/>
          <w:i w:val="0"/>
          <w:caps w:val="0"/>
          <w:color w:val="336699"/>
          <w:spacing w:val="0"/>
          <w:sz w:val="21"/>
          <w:szCs w:val="21"/>
          <w:u w:val="none"/>
          <w:shd w:val="clear" w:fill="FFFFFF"/>
        </w:rPr>
        <w:t>这里</w:t>
      </w:r>
      <w:r>
        <w:rPr>
          <w:rFonts w:hint="default" w:ascii="Comic Sans MS" w:hAnsi="Comic Sans MS" w:eastAsia="Comic Sans MS" w:cs="Comic Sans MS"/>
          <w:b w:val="0"/>
          <w:i w:val="0"/>
          <w:caps w:val="0"/>
          <w:color w:val="336699"/>
          <w:spacing w:val="0"/>
          <w:sz w:val="21"/>
          <w:szCs w:val="21"/>
          <w:u w:val="none"/>
          <w:shd w:val="clear" w:fill="FFFFFF"/>
        </w:rPr>
        <w:fldChar w:fldCharType="end"/>
      </w:r>
      <w:r>
        <w:rPr>
          <w:rFonts w:hint="default" w:ascii="Comic Sans MS" w:hAnsi="Comic Sans MS" w:eastAsia="Comic Sans MS" w:cs="Comic Sans MS"/>
          <w:b w:val="0"/>
          <w:i w:val="0"/>
          <w:caps w:val="0"/>
          <w:color w:val="333333"/>
          <w:spacing w:val="0"/>
          <w:sz w:val="21"/>
          <w:szCs w:val="21"/>
          <w:shd w:val="clear" w:fill="FFFFFF"/>
        </w:rPr>
        <w:t>还有一份libsvm的注释文档</w:t>
      </w:r>
      <w:r>
        <w:rPr>
          <w:rFonts w:hint="default" w:ascii="Arial" w:hAnsi="Arial" w:cs="Arial"/>
          <w:b w:val="0"/>
          <w:i w:val="0"/>
          <w:caps w:val="0"/>
          <w:color w:val="333333"/>
          <w:spacing w:val="0"/>
          <w:sz w:val="21"/>
          <w:szCs w:val="21"/>
          <w:shd w:val="clear" w:fill="FFFFFF"/>
        </w:rPr>
        <w:t>。</w:t>
      </w:r>
    </w:p>
    <w:p>
      <w:pPr>
        <w:pStyle w:val="6"/>
        <w:keepNext w:val="0"/>
        <w:keepLines w:val="0"/>
        <w:widowControl/>
        <w:suppressLineNumbers w:val="0"/>
        <w:spacing w:line="390" w:lineRule="atLeast"/>
        <w:jc w:val="left"/>
      </w:pPr>
      <w:r>
        <w:rPr>
          <w:rFonts w:hint="default" w:ascii="Arial" w:hAnsi="Arial" w:cs="Arial"/>
          <w:b w:val="0"/>
          <w:i w:val="0"/>
          <w:caps w:val="0"/>
          <w:color w:val="333333"/>
          <w:spacing w:val="0"/>
          <w:sz w:val="21"/>
          <w:szCs w:val="21"/>
          <w:shd w:val="clear" w:fill="FFFFFF"/>
        </w:rPr>
        <w:t>    除了在这篇论文《fast training of support vector machines using sequential minimal optimization》中platt给出了SMO算法的逻辑代码之外，</w:t>
      </w:r>
      <w:r>
        <w:rPr>
          <w:rFonts w:hint="default" w:ascii="Arial" w:hAnsi="Arial" w:cs="Arial"/>
          <w:b w:val="0"/>
          <w:i w:val="0"/>
          <w:caps w:val="0"/>
          <w:color w:val="336699"/>
          <w:spacing w:val="0"/>
          <w:sz w:val="21"/>
          <w:szCs w:val="21"/>
          <w:u w:val="none"/>
          <w:shd w:val="clear" w:fill="FFFFFF"/>
        </w:rPr>
        <w:fldChar w:fldCharType="begin"/>
      </w:r>
      <w:r>
        <w:rPr>
          <w:rFonts w:hint="default" w:ascii="Arial" w:hAnsi="Arial" w:cs="Arial"/>
          <w:b w:val="0"/>
          <w:i w:val="0"/>
          <w:caps w:val="0"/>
          <w:color w:val="336699"/>
          <w:spacing w:val="0"/>
          <w:sz w:val="21"/>
          <w:szCs w:val="21"/>
          <w:u w:val="none"/>
          <w:shd w:val="clear" w:fill="FFFFFF"/>
        </w:rPr>
        <w:instrText xml:space="preserve"> HYPERLINK "http://blog.csdn.net/techq/article/details/6171688" \t "http://blog.csdn.net/v_july_v/article/details/_blank" </w:instrText>
      </w:r>
      <w:r>
        <w:rPr>
          <w:rFonts w:hint="default" w:ascii="Arial" w:hAnsi="Arial" w:cs="Arial"/>
          <w:b w:val="0"/>
          <w:i w:val="0"/>
          <w:caps w:val="0"/>
          <w:color w:val="336699"/>
          <w:spacing w:val="0"/>
          <w:sz w:val="21"/>
          <w:szCs w:val="21"/>
          <w:u w:val="none"/>
          <w:shd w:val="clear" w:fill="FFFFFF"/>
        </w:rPr>
        <w:fldChar w:fldCharType="separate"/>
      </w:r>
      <w:r>
        <w:rPr>
          <w:rStyle w:val="10"/>
          <w:rFonts w:hint="default" w:ascii="Arial" w:hAnsi="Arial" w:cs="Arial"/>
          <w:b w:val="0"/>
          <w:i w:val="0"/>
          <w:caps w:val="0"/>
          <w:color w:val="336699"/>
          <w:spacing w:val="0"/>
          <w:sz w:val="21"/>
          <w:szCs w:val="21"/>
          <w:u w:val="none"/>
          <w:shd w:val="clear" w:fill="FFFFFF"/>
        </w:rPr>
        <w:t>这里</w:t>
      </w:r>
      <w:r>
        <w:rPr>
          <w:rFonts w:hint="default" w:ascii="Arial" w:hAnsi="Arial" w:cs="Arial"/>
          <w:b w:val="0"/>
          <w:i w:val="0"/>
          <w:caps w:val="0"/>
          <w:color w:val="336699"/>
          <w:spacing w:val="0"/>
          <w:sz w:val="21"/>
          <w:szCs w:val="21"/>
          <w:u w:val="none"/>
          <w:shd w:val="clear" w:fill="FFFFFF"/>
        </w:rPr>
        <w:fldChar w:fldCharType="end"/>
      </w:r>
      <w:r>
        <w:rPr>
          <w:rFonts w:hint="default" w:ascii="Arial" w:hAnsi="Arial" w:cs="Arial"/>
          <w:b w:val="0"/>
          <w:i w:val="0"/>
          <w:caps w:val="0"/>
          <w:color w:val="333333"/>
          <w:spacing w:val="0"/>
          <w:sz w:val="21"/>
          <w:szCs w:val="21"/>
          <w:shd w:val="clear" w:fill="FFFFFF"/>
        </w:rPr>
        <w:t>也有一份SMO的实现代码，大家可以看下。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i w:val="0"/>
          <w:caps w:val="0"/>
          <w:color w:val="333333"/>
          <w:spacing w:val="0"/>
        </w:rPr>
      </w:pPr>
      <w:bookmarkStart w:id="30" w:name="t33"/>
      <w:bookmarkEnd w:id="30"/>
      <w:r>
        <w:rPr>
          <w:rStyle w:val="9"/>
          <w:rFonts w:hint="default" w:ascii="Comic Sans MS" w:hAnsi="Comic Sans MS" w:eastAsia="Comic Sans MS" w:cs="Comic Sans MS"/>
          <w:i w:val="0"/>
          <w:caps w:val="0"/>
          <w:color w:val="333333"/>
          <w:spacing w:val="0"/>
          <w:shd w:val="clear" w:fill="FFFFFF"/>
        </w:rPr>
        <w:t>3.6</w:t>
      </w:r>
      <w:r>
        <w:rPr>
          <w:rFonts w:hint="default" w:ascii="Comic Sans MS" w:hAnsi="Comic Sans MS" w:eastAsia="Comic Sans MS" w:cs="Comic Sans MS"/>
          <w:i w:val="0"/>
          <w:caps w:val="0"/>
          <w:color w:val="333333"/>
          <w:spacing w:val="0"/>
          <w:shd w:val="clear" w:fill="FFFFFF"/>
        </w:rPr>
        <w:t>、SVM</w:t>
      </w:r>
      <w:r>
        <w:rPr>
          <w:rFonts w:hint="default" w:ascii="Arial" w:hAnsi="Arial" w:cs="Arial"/>
          <w:i w:val="0"/>
          <w:caps w:val="0"/>
          <w:color w:val="333333"/>
          <w:spacing w:val="0"/>
          <w:shd w:val="clear" w:fill="FFFFFF"/>
        </w:rPr>
        <w:t>的应用</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或许我们已经听到过，SVM在很多诸如文本分类，图像分类，生物序列分析和生物数据挖掘，手写字符识别等领域有很多的应用，但或许你并没强烈的意识到，SVM可以成功应用的领域远远超出现在已经在开发应用了的领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i w:val="0"/>
          <w:caps w:val="0"/>
          <w:color w:val="333333"/>
          <w:spacing w:val="0"/>
          <w:sz w:val="21"/>
          <w:szCs w:val="21"/>
        </w:rPr>
      </w:pPr>
      <w:bookmarkStart w:id="31" w:name="t34"/>
      <w:bookmarkEnd w:id="31"/>
      <w:r>
        <w:rPr>
          <w:rStyle w:val="8"/>
          <w:rFonts w:hint="default" w:ascii="Arial" w:hAnsi="Arial" w:cs="Arial"/>
          <w:b/>
          <w:i w:val="0"/>
          <w:caps w:val="0"/>
          <w:color w:val="333333"/>
          <w:spacing w:val="0"/>
          <w:sz w:val="21"/>
          <w:szCs w:val="21"/>
          <w:shd w:val="clear" w:fill="FFFFFF"/>
        </w:rPr>
        <w:t>3.6.1、文本分类</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一个文本分类系统不仅是一个自然语言处理系统，也是一个典型的模式识别系统，系统的输入是需要进行分类处理的文本，系统的输出则是与文本关联的类别。由于篇幅所限，其它更具体内容本文将不再详述。</w:t>
      </w:r>
    </w:p>
    <w:p>
      <w:pPr>
        <w:pStyle w:val="6"/>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OK，本节虽取标题为证明SVM，但聪明的读者们想必早已看出，其实本部分并无多少证明部分（特此致歉），怎么办呢？可以参阅《支持向量机导论》一书，此书精简而有趣。本节完。</w:t>
      </w:r>
    </w:p>
    <w:p>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omic Sans MS">
    <w:panose1 w:val="030F0702030302020204"/>
    <w:charset w:val="00"/>
    <w:family w:val="auto"/>
    <w:pitch w:val="default"/>
    <w:sig w:usb0="00000287" w:usb1="40000013"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 w:name="MathJax_Main">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athJax_Math">
    <w:altName w:val="Segoe Print"/>
    <w:panose1 w:val="00000000000000000000"/>
    <w:charset w:val="00"/>
    <w:family w:val="auto"/>
    <w:pitch w:val="default"/>
    <w:sig w:usb0="00000000" w:usb1="00000000" w:usb2="00000000" w:usb3="00000000" w:csb0="00000000" w:csb1="00000000"/>
  </w:font>
  <w:font w:name="serif">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MathJax_Caligraphic">
    <w:altName w:val="Segoe Print"/>
    <w:panose1 w:val="00000000000000000000"/>
    <w:charset w:val="00"/>
    <w:family w:val="auto"/>
    <w:pitch w:val="default"/>
    <w:sig w:usb0="00000000" w:usb1="00000000" w:usb2="00000000" w:usb3="00000000" w:csb0="00000000" w:csb1="00000000"/>
  </w:font>
  <w:font w:name="MathJax_AMS">
    <w:altName w:val="Segoe Print"/>
    <w:panose1 w:val="0000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A00002AF" w:usb1="400078FB" w:usb2="00000000" w:usb3="00000000" w:csb0="6000009F" w:csb1="DFD70000"/>
  </w:font>
  <w:font w:name="palatino">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C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61815534">
    <w:nsid w:val="572188EE"/>
    <w:multiLevelType w:val="multilevel"/>
    <w:tmpl w:val="572188EE"/>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461815445">
    <w:nsid w:val="57218895"/>
    <w:multiLevelType w:val="multilevel"/>
    <w:tmpl w:val="57218895"/>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461815434">
    <w:nsid w:val="5721888A"/>
    <w:multiLevelType w:val="multilevel"/>
    <w:tmpl w:val="5721888A"/>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461815423">
    <w:nsid w:val="5721887F"/>
    <w:multiLevelType w:val="multilevel"/>
    <w:tmpl w:val="5721887F"/>
    <w:lvl w:ilvl="0" w:tentative="1">
      <w:start w:val="1"/>
      <w:numFmt w:val="bullet"/>
      <w:lvlText w:val=""/>
      <w:lvlJc w:val="left"/>
      <w:pPr>
        <w:tabs>
          <w:tab w:val="left" w:pos="720"/>
        </w:tabs>
        <w:ind w:left="720" w:hanging="360"/>
      </w:pPr>
      <w:rPr>
        <w:rFonts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461815456">
    <w:nsid w:val="572188A0"/>
    <w:multiLevelType w:val="multilevel"/>
    <w:tmpl w:val="572188A0"/>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461815467">
    <w:nsid w:val="572188AB"/>
    <w:multiLevelType w:val="multilevel"/>
    <w:tmpl w:val="572188AB"/>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461815489">
    <w:nsid w:val="572188C1"/>
    <w:multiLevelType w:val="multilevel"/>
    <w:tmpl w:val="572188C1"/>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461815478">
    <w:nsid w:val="572188B6"/>
    <w:multiLevelType w:val="multilevel"/>
    <w:tmpl w:val="572188B6"/>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461815500">
    <w:nsid w:val="572188CC"/>
    <w:multiLevelType w:val="multilevel"/>
    <w:tmpl w:val="572188CC"/>
    <w:lvl w:ilvl="0" w:tentative="1">
      <w:start w:val="1"/>
      <w:numFmt w:val="bullet"/>
      <w:lvlText w:val=""/>
      <w:lvlJc w:val="left"/>
      <w:pPr>
        <w:tabs>
          <w:tab w:val="left" w:pos="720"/>
        </w:tabs>
        <w:ind w:left="720" w:hanging="360"/>
      </w:pPr>
      <w:rPr>
        <w:rFonts w:hint="default" w:ascii="Wingdings" w:hAnsi="Wingdings" w:cs="Wingdings"/>
        <w:sz w:val="20"/>
      </w:rPr>
    </w:lvl>
    <w:lvl w:ilvl="1" w:tentative="1">
      <w:start w:val="1"/>
      <w:numFmt w:val="bullet"/>
      <w:lvlText w:val=""/>
      <w:lvlJc w:val="left"/>
      <w:pPr>
        <w:tabs>
          <w:tab w:val="left" w:pos="1440"/>
        </w:tabs>
        <w:ind w:left="1440" w:hanging="360"/>
      </w:pPr>
      <w:rPr>
        <w:rFonts w:hint="default" w:ascii="Wingdings" w:hAnsi="Wingdings" w:cs="Wingdings"/>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461815511">
    <w:nsid w:val="572188D7"/>
    <w:multiLevelType w:val="multilevel"/>
    <w:tmpl w:val="572188D7"/>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461815522">
    <w:nsid w:val="572188E2"/>
    <w:multiLevelType w:val="multilevel"/>
    <w:tmpl w:val="572188E2"/>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461815545">
    <w:nsid w:val="572188F9"/>
    <w:multiLevelType w:val="multilevel"/>
    <w:tmpl w:val="572188F9"/>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461815556">
    <w:nsid w:val="57218904"/>
    <w:multiLevelType w:val="multilevel"/>
    <w:tmpl w:val="57218904"/>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461815567">
    <w:nsid w:val="5721890F"/>
    <w:multiLevelType w:val="multilevel"/>
    <w:tmpl w:val="5721890F"/>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461815578">
    <w:nsid w:val="5721891A"/>
    <w:multiLevelType w:val="multilevel"/>
    <w:tmpl w:val="5721891A"/>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num w:numId="1">
    <w:abstractNumId w:val="1461815423"/>
    <w:lvlOverride w:ilvl="0">
      <w:startOverride w:val="1"/>
    </w:lvlOverride>
  </w:num>
  <w:num w:numId="2">
    <w:abstractNumId w:val="1461815434"/>
    <w:lvlOverride w:ilvl="0">
      <w:startOverride w:val="1"/>
    </w:lvlOverride>
  </w:num>
  <w:num w:numId="3">
    <w:abstractNumId w:val="1461815445"/>
    <w:lvlOverride w:ilvl="0">
      <w:startOverride w:val="1"/>
    </w:lvlOverride>
  </w:num>
  <w:num w:numId="4">
    <w:abstractNumId w:val="1461815456"/>
    <w:lvlOverride w:ilvl="0">
      <w:startOverride w:val="1"/>
    </w:lvlOverride>
  </w:num>
  <w:num w:numId="5">
    <w:abstractNumId w:val="1461815467"/>
    <w:lvlOverride w:ilvl="0">
      <w:startOverride w:val="1"/>
    </w:lvlOverride>
  </w:num>
  <w:num w:numId="6">
    <w:abstractNumId w:val="1461815478"/>
    <w:lvlOverride w:ilvl="0">
      <w:startOverride w:val="1"/>
    </w:lvlOverride>
  </w:num>
  <w:num w:numId="7">
    <w:abstractNumId w:val="1461815489"/>
    <w:lvlOverride w:ilvl="0">
      <w:startOverride w:val="1"/>
    </w:lvlOverride>
  </w:num>
  <w:num w:numId="8">
    <w:abstractNumId w:val="1461815500"/>
    <w:lvlOverride w:ilvl="0">
      <w:startOverride w:val="1"/>
    </w:lvlOverride>
  </w:num>
  <w:num w:numId="9">
    <w:abstractNumId w:val="1461815511"/>
    <w:lvlOverride w:ilvl="0">
      <w:startOverride w:val="1"/>
    </w:lvlOverride>
  </w:num>
  <w:num w:numId="10">
    <w:abstractNumId w:val="1461815522"/>
    <w:lvlOverride w:ilvl="0">
      <w:startOverride w:val="1"/>
    </w:lvlOverride>
  </w:num>
  <w:num w:numId="11">
    <w:abstractNumId w:val="1461815534"/>
    <w:lvlOverride w:ilvl="0">
      <w:startOverride w:val="1"/>
    </w:lvlOverride>
  </w:num>
  <w:num w:numId="12">
    <w:abstractNumId w:val="1461815545"/>
    <w:lvlOverride w:ilvl="0">
      <w:startOverride w:val="1"/>
    </w:lvlOverride>
  </w:num>
  <w:num w:numId="13">
    <w:abstractNumId w:val="1461815556"/>
    <w:lvlOverride w:ilvl="0">
      <w:startOverride w:val="1"/>
    </w:lvlOverride>
  </w:num>
  <w:num w:numId="14">
    <w:abstractNumId w:val="1461815567"/>
    <w:lvlOverride w:ilvl="0">
      <w:startOverride w:val="1"/>
    </w:lvlOverride>
  </w:num>
  <w:num w:numId="15">
    <w:abstractNumId w:val="146181557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9520BB5"/>
    <w:rsid w:val="3E1F5ED3"/>
    <w:rsid w:val="4F834DA9"/>
    <w:rsid w:val="51F532CA"/>
    <w:rsid w:val="6AD276DD"/>
    <w:rsid w:val="6EDF0BD9"/>
    <w:rsid w:val="6EE92549"/>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5">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7">
    <w:name w:val="Default Paragraph Font"/>
    <w:semiHidden/>
    <w:qFormat/>
    <w:uiPriority w:val="0"/>
  </w:style>
  <w:style w:type="table" w:default="1" w:styleId="11">
    <w:name w:val="Normal Table"/>
    <w:semiHidden/>
    <w:uiPriority w:val="0"/>
    <w:tblPr>
      <w:tblLayout w:type="fixed"/>
      <w:tblCellMar>
        <w:top w:w="0" w:type="dxa"/>
        <w:left w:w="108" w:type="dxa"/>
        <w:bottom w:w="0" w:type="dxa"/>
        <w:right w:w="108" w:type="dxa"/>
      </w:tblCellMar>
    </w:tbl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9" Type="http://schemas.openxmlformats.org/officeDocument/2006/relationships/image" Target="http://img.blog.csdn.net/20140829141714944" TargetMode="External"/><Relationship Id="rId98" Type="http://schemas.openxmlformats.org/officeDocument/2006/relationships/image" Target="media/image48.jpeg"/><Relationship Id="rId97" Type="http://schemas.openxmlformats.org/officeDocument/2006/relationships/image" Target="http://img.blog.csdn.net/20131111155205109" TargetMode="External"/><Relationship Id="rId96" Type="http://schemas.openxmlformats.org/officeDocument/2006/relationships/image" Target="media/image47.jpeg"/><Relationship Id="rId95" Type="http://schemas.openxmlformats.org/officeDocument/2006/relationships/image" Target="http://img.blog.csdn.net/20131111155244218" TargetMode="External"/><Relationship Id="rId94" Type="http://schemas.openxmlformats.org/officeDocument/2006/relationships/image" Target="media/image46.jpeg"/><Relationship Id="rId93" Type="http://schemas.openxmlformats.org/officeDocument/2006/relationships/image" Target="http://img.blog.csdn.net/20140829140642940" TargetMode="External"/><Relationship Id="rId92" Type="http://schemas.openxmlformats.org/officeDocument/2006/relationships/image" Target="media/image45.jpeg"/><Relationship Id="rId91" Type="http://schemas.openxmlformats.org/officeDocument/2006/relationships/image" Target="http://img.my.csdn.net/uploads/201210/25/1351141813_4166.jpg" TargetMode="External"/><Relationship Id="rId90" Type="http://schemas.openxmlformats.org/officeDocument/2006/relationships/image" Target="media/image44.jpeg"/><Relationship Id="rId9" Type="http://schemas.openxmlformats.org/officeDocument/2006/relationships/image" Target="http://img.my.csdn.net/uploads/201304/05/1365174223_1807.png" TargetMode="External"/><Relationship Id="rId89" Type="http://schemas.openxmlformats.org/officeDocument/2006/relationships/image" Target="http://img.blog.csdn.net/20131111160612687" TargetMode="External"/><Relationship Id="rId88" Type="http://schemas.openxmlformats.org/officeDocument/2006/relationships/image" Target="media/image43.jpeg"/><Relationship Id="rId87" Type="http://schemas.openxmlformats.org/officeDocument/2006/relationships/image" Target="http://img.blog.csdn.net/20131111154137453" TargetMode="External"/><Relationship Id="rId86" Type="http://schemas.openxmlformats.org/officeDocument/2006/relationships/image" Target="media/image42.jpeg"/><Relationship Id="rId85" Type="http://schemas.openxmlformats.org/officeDocument/2006/relationships/image" Target="http://img.blog.csdn.net/20131111154326078" TargetMode="External"/><Relationship Id="rId84" Type="http://schemas.openxmlformats.org/officeDocument/2006/relationships/image" Target="media/image41.jpeg"/><Relationship Id="rId83" Type="http://schemas.openxmlformats.org/officeDocument/2006/relationships/image" Target="http://img.blog.csdn.net/20140829135959290" TargetMode="External"/><Relationship Id="rId82" Type="http://schemas.openxmlformats.org/officeDocument/2006/relationships/image" Target="media/image40.jpeg"/><Relationship Id="rId81" Type="http://schemas.openxmlformats.org/officeDocument/2006/relationships/image" Target="http://img.blog.csdn.net/20131107201919484" TargetMode="External"/><Relationship Id="rId80" Type="http://schemas.openxmlformats.org/officeDocument/2006/relationships/image" Target="media/image39.jpeg"/><Relationship Id="rId8" Type="http://schemas.openxmlformats.org/officeDocument/2006/relationships/image" Target="media/image3.png"/><Relationship Id="rId79" Type="http://schemas.openxmlformats.org/officeDocument/2006/relationships/image" Target="http://img.blog.csdn.net/20140829135609579" TargetMode="External"/><Relationship Id="rId78" Type="http://schemas.openxmlformats.org/officeDocument/2006/relationships/image" Target="media/image38.jpeg"/><Relationship Id="rId77" Type="http://schemas.openxmlformats.org/officeDocument/2006/relationships/image" Target="http://img.blog.csdn.net/20131107201759093" TargetMode="External"/><Relationship Id="rId76" Type="http://schemas.openxmlformats.org/officeDocument/2006/relationships/image" Target="media/image37.jpeg"/><Relationship Id="rId75" Type="http://schemas.openxmlformats.org/officeDocument/2006/relationships/image" Target="http://img.blog.csdn.net/20160117004138049" TargetMode="External"/><Relationship Id="rId74" Type="http://schemas.openxmlformats.org/officeDocument/2006/relationships/image" Target="media/image36.GIF"/><Relationship Id="rId73" Type="http://schemas.openxmlformats.org/officeDocument/2006/relationships/image" Target="http://img.blog.csdn.net/20160117004629562" TargetMode="External"/><Relationship Id="rId72" Type="http://schemas.openxmlformats.org/officeDocument/2006/relationships/image" Target="media/image35.GIF"/><Relationship Id="rId71" Type="http://schemas.openxmlformats.org/officeDocument/2006/relationships/image" Target="http://img.blog.csdn.net/20160117004117802" TargetMode="External"/><Relationship Id="rId70" Type="http://schemas.openxmlformats.org/officeDocument/2006/relationships/image" Target="media/image34.GIF"/><Relationship Id="rId7" Type="http://schemas.openxmlformats.org/officeDocument/2006/relationships/image" Target="http://img.my.csdn.net/uploads/201304/05/1365174192_8325.png" TargetMode="External"/><Relationship Id="rId69" Type="http://schemas.openxmlformats.org/officeDocument/2006/relationships/image" Target="http://img.blog.csdn.net/20160117004048499" TargetMode="External"/><Relationship Id="rId68" Type="http://schemas.openxmlformats.org/officeDocument/2006/relationships/image" Target="media/image33.GIF"/><Relationship Id="rId67" Type="http://schemas.openxmlformats.org/officeDocument/2006/relationships/image" Target="http://img.blog.csdn.net/20160118171730323" TargetMode="External"/><Relationship Id="rId66" Type="http://schemas.openxmlformats.org/officeDocument/2006/relationships/image" Target="media/image32.GIF"/><Relationship Id="rId65" Type="http://schemas.openxmlformats.org/officeDocument/2006/relationships/image" Target="http://img.blog.csdn.net/20131107201720515" TargetMode="External"/><Relationship Id="rId64" Type="http://schemas.openxmlformats.org/officeDocument/2006/relationships/image" Target="media/image31.jpeg"/><Relationship Id="rId63" Type="http://schemas.openxmlformats.org/officeDocument/2006/relationships/image" Target="http://blog.pluskid.org/wp-content/uploads/2010/09/geometric_margin.png" TargetMode="External"/><Relationship Id="rId62" Type="http://schemas.openxmlformats.org/officeDocument/2006/relationships/image" Target="media/image30.png"/><Relationship Id="rId61" Type="http://schemas.openxmlformats.org/officeDocument/2006/relationships/image" Target="http://img.blog.csdn.net/20140829135315499" TargetMode="External"/><Relationship Id="rId60" Type="http://schemas.openxmlformats.org/officeDocument/2006/relationships/image" Target="media/image29.jpeg"/><Relationship Id="rId6" Type="http://schemas.openxmlformats.org/officeDocument/2006/relationships/image" Target="media/image2.png"/><Relationship Id="rId59" Type="http://schemas.openxmlformats.org/officeDocument/2006/relationships/image" Target="http://img.blog.csdn.net/20131107201248921" TargetMode="External"/><Relationship Id="rId58" Type="http://schemas.openxmlformats.org/officeDocument/2006/relationships/image" Target="media/image28.jpeg"/><Relationship Id="rId57" Type="http://schemas.openxmlformats.org/officeDocument/2006/relationships/image" Target="http://img.blog.csdn.net/20140829135049264" TargetMode="External"/><Relationship Id="rId56" Type="http://schemas.openxmlformats.org/officeDocument/2006/relationships/image" Target="media/image27.jpeg"/><Relationship Id="rId55" Type="http://schemas.openxmlformats.org/officeDocument/2006/relationships/image" Target="http://img.blog.csdn.net/20131111154113734" TargetMode="External"/><Relationship Id="rId54" Type="http://schemas.openxmlformats.org/officeDocument/2006/relationships/image" Target="media/image26.jpeg"/><Relationship Id="rId53" Type="http://schemas.openxmlformats.org/officeDocument/2006/relationships/image" Target="http://img.my.csdn.net/uploads/201210/25/1351141837_7366.jpg" TargetMode="External"/><Relationship Id="rId52" Type="http://schemas.openxmlformats.org/officeDocument/2006/relationships/image" Target="media/image25.jpeg"/><Relationship Id="rId51" Type="http://schemas.openxmlformats.org/officeDocument/2006/relationships/image" Target="http://img.blog.csdn.net/20131120103601656" TargetMode="External"/><Relationship Id="rId50" Type="http://schemas.openxmlformats.org/officeDocument/2006/relationships/image" Target="media/image24.jpeg"/><Relationship Id="rId5" Type="http://schemas.openxmlformats.org/officeDocument/2006/relationships/image" Target="http://img.blog.csdn.net/20131107201104906" TargetMode="External"/><Relationship Id="rId49" Type="http://schemas.openxmlformats.org/officeDocument/2006/relationships/image" Target="http://img.blog.csdn.net/20140829134548371" TargetMode="External"/><Relationship Id="rId48" Type="http://schemas.openxmlformats.org/officeDocument/2006/relationships/image" Target="media/image23.jpeg"/><Relationship Id="rId47" Type="http://schemas.openxmlformats.org/officeDocument/2006/relationships/image" Target="http://img.blog.csdn.net/20131107201211968" TargetMode="External"/><Relationship Id="rId462" Type="http://schemas.openxmlformats.org/officeDocument/2006/relationships/fontTable" Target="fontTable.xml"/><Relationship Id="rId461" Type="http://schemas.openxmlformats.org/officeDocument/2006/relationships/numbering" Target="numbering.xml"/><Relationship Id="rId460" Type="http://schemas.openxmlformats.org/officeDocument/2006/relationships/customXml" Target="../customXml/item1.xml"/><Relationship Id="rId46" Type="http://schemas.openxmlformats.org/officeDocument/2006/relationships/image" Target="media/image22.jpeg"/><Relationship Id="rId459" Type="http://schemas.openxmlformats.org/officeDocument/2006/relationships/image" Target="http://img.blog.csdn.net/20131108093951609" TargetMode="External"/><Relationship Id="rId458" Type="http://schemas.openxmlformats.org/officeDocument/2006/relationships/image" Target="media/image228.jpeg"/><Relationship Id="rId457" Type="http://schemas.openxmlformats.org/officeDocument/2006/relationships/image" Target="http://img.blog.csdn.net/20131106171728703" TargetMode="External"/><Relationship Id="rId456" Type="http://schemas.openxmlformats.org/officeDocument/2006/relationships/image" Target="media/image227.jpeg"/><Relationship Id="rId455" Type="http://schemas.openxmlformats.org/officeDocument/2006/relationships/image" Target="http://img.blog.csdn.net/20131106171714031" TargetMode="External"/><Relationship Id="rId454" Type="http://schemas.openxmlformats.org/officeDocument/2006/relationships/image" Target="media/image226.jpeg"/><Relationship Id="rId453" Type="http://schemas.openxmlformats.org/officeDocument/2006/relationships/image" Target="http://img.blog.csdn.net/20131106172007546" TargetMode="External"/><Relationship Id="rId452" Type="http://schemas.openxmlformats.org/officeDocument/2006/relationships/image" Target="media/image225.jpeg"/><Relationship Id="rId451" Type="http://schemas.openxmlformats.org/officeDocument/2006/relationships/image" Target="http://img.blog.csdn.net/20131106172359625" TargetMode="External"/><Relationship Id="rId450" Type="http://schemas.openxmlformats.org/officeDocument/2006/relationships/image" Target="media/image224.jpeg"/><Relationship Id="rId45" Type="http://schemas.openxmlformats.org/officeDocument/2006/relationships/image" Target="http://img.blog.csdn.net/20140829134124453" TargetMode="External"/><Relationship Id="rId449" Type="http://schemas.openxmlformats.org/officeDocument/2006/relationships/image" Target="http://img.blog.csdn.net/20131106172347593" TargetMode="External"/><Relationship Id="rId448" Type="http://schemas.openxmlformats.org/officeDocument/2006/relationships/image" Target="media/image223.jpeg"/><Relationship Id="rId447" Type="http://schemas.openxmlformats.org/officeDocument/2006/relationships/image" Target="http://img.blog.csdn.net/20131106172334265" TargetMode="External"/><Relationship Id="rId446" Type="http://schemas.openxmlformats.org/officeDocument/2006/relationships/image" Target="media/image222.jpeg"/><Relationship Id="rId445" Type="http://schemas.openxmlformats.org/officeDocument/2006/relationships/image" Target="http://img.blog.csdn.net/20131106172310703" TargetMode="External"/><Relationship Id="rId444" Type="http://schemas.openxmlformats.org/officeDocument/2006/relationships/image" Target="media/image221.jpeg"/><Relationship Id="rId443" Type="http://schemas.openxmlformats.org/officeDocument/2006/relationships/image" Target="http://img.my.csdn.net/uploads/201304/05/1365177362_5226.png" TargetMode="External"/><Relationship Id="rId442" Type="http://schemas.openxmlformats.org/officeDocument/2006/relationships/image" Target="media/image220.png"/><Relationship Id="rId441" Type="http://schemas.openxmlformats.org/officeDocument/2006/relationships/image" Target="http://img.my.csdn.net/uploads/201304/05/1365177350_4416.png" TargetMode="External"/><Relationship Id="rId440" Type="http://schemas.openxmlformats.org/officeDocument/2006/relationships/image" Target="media/image219.png"/><Relationship Id="rId44" Type="http://schemas.openxmlformats.org/officeDocument/2006/relationships/image" Target="media/image21.jpeg"/><Relationship Id="rId439" Type="http://schemas.openxmlformats.org/officeDocument/2006/relationships/image" Target="http://img.my.csdn.net/uploads/201304/05/1365177311_5726.png" TargetMode="External"/><Relationship Id="rId438" Type="http://schemas.openxmlformats.org/officeDocument/2006/relationships/image" Target="media/image218.png"/><Relationship Id="rId437" Type="http://schemas.openxmlformats.org/officeDocument/2006/relationships/image" Target="http://img.blog.csdn.net/20140917213912504" TargetMode="External"/><Relationship Id="rId436" Type="http://schemas.openxmlformats.org/officeDocument/2006/relationships/image" Target="media/image217.png"/><Relationship Id="rId435" Type="http://schemas.openxmlformats.org/officeDocument/2006/relationships/image" Target="http://img.blog.csdn.net/20140917213709734" TargetMode="External"/><Relationship Id="rId434" Type="http://schemas.openxmlformats.org/officeDocument/2006/relationships/image" Target="media/image216.png"/><Relationship Id="rId433" Type="http://schemas.openxmlformats.org/officeDocument/2006/relationships/image" Target="http://img.blog.csdn.net/20140917213613796" TargetMode="External"/><Relationship Id="rId432" Type="http://schemas.openxmlformats.org/officeDocument/2006/relationships/image" Target="media/image215.png"/><Relationship Id="rId431" Type="http://schemas.openxmlformats.org/officeDocument/2006/relationships/image" Target="http://img.blog.csdn.net/20140917223934406" TargetMode="External"/><Relationship Id="rId430" Type="http://schemas.openxmlformats.org/officeDocument/2006/relationships/image" Target="media/image214.png"/><Relationship Id="rId43" Type="http://schemas.openxmlformats.org/officeDocument/2006/relationships/image" Target="http://img.my.csdn.net/uploads/201304/05/1365175998_9759.png" TargetMode="External"/><Relationship Id="rId429" Type="http://schemas.openxmlformats.org/officeDocument/2006/relationships/image" Target="http://img.blog.csdn.net/20140917213703086" TargetMode="External"/><Relationship Id="rId428" Type="http://schemas.openxmlformats.org/officeDocument/2006/relationships/image" Target="media/image213.png"/><Relationship Id="rId427" Type="http://schemas.openxmlformats.org/officeDocument/2006/relationships/image" Target="http://img.blog.csdn.net/20140917213408953" TargetMode="External"/><Relationship Id="rId426" Type="http://schemas.openxmlformats.org/officeDocument/2006/relationships/image" Target="media/image212.png"/><Relationship Id="rId425" Type="http://schemas.openxmlformats.org/officeDocument/2006/relationships/image" Target="http://img.blog.csdn.net/20140917213244500" TargetMode="External"/><Relationship Id="rId424" Type="http://schemas.openxmlformats.org/officeDocument/2006/relationships/image" Target="media/image211.png"/><Relationship Id="rId423" Type="http://schemas.openxmlformats.org/officeDocument/2006/relationships/image" Target="http://img.blog.csdn.net/20140917213317884" TargetMode="External"/><Relationship Id="rId422" Type="http://schemas.openxmlformats.org/officeDocument/2006/relationships/image" Target="media/image210.png"/><Relationship Id="rId421" Type="http://schemas.openxmlformats.org/officeDocument/2006/relationships/image" Target="http://img.blog.csdn.net/20140917223956515" TargetMode="External"/><Relationship Id="rId420" Type="http://schemas.openxmlformats.org/officeDocument/2006/relationships/image" Target="media/image209.png"/><Relationship Id="rId42" Type="http://schemas.openxmlformats.org/officeDocument/2006/relationships/image" Target="media/image20.png"/><Relationship Id="rId419" Type="http://schemas.openxmlformats.org/officeDocument/2006/relationships/image" Target="http://img.blog.csdn.net/20140917224103392" TargetMode="External"/><Relationship Id="rId418" Type="http://schemas.openxmlformats.org/officeDocument/2006/relationships/image" Target="media/image208.png"/><Relationship Id="rId417" Type="http://schemas.openxmlformats.org/officeDocument/2006/relationships/image" Target="http://img.blog.csdn.net/20131120102813671" TargetMode="External"/><Relationship Id="rId416" Type="http://schemas.openxmlformats.org/officeDocument/2006/relationships/image" Target="media/image207.png"/><Relationship Id="rId415" Type="http://schemas.openxmlformats.org/officeDocument/2006/relationships/image" Target="http://img.blog.csdn.net/20140921114838239" TargetMode="External"/><Relationship Id="rId414" Type="http://schemas.openxmlformats.org/officeDocument/2006/relationships/image" Target="media/image206.png"/><Relationship Id="rId413" Type="http://schemas.openxmlformats.org/officeDocument/2006/relationships/image" Target="http://img.blog.csdn.net/20140917225309870?watermark/2/text/aHR0cDovL2Jsb2cuY3Nkbi5uZXQvdl9KVUxZX3Y=/font/5a6L5L2T/fontsize/400/fill/I0JBQkFCMA==/dissolve/70/gravity/Center" TargetMode="External"/><Relationship Id="rId412" Type="http://schemas.openxmlformats.org/officeDocument/2006/relationships/image" Target="media/image205.png"/><Relationship Id="rId411" Type="http://schemas.openxmlformats.org/officeDocument/2006/relationships/image" Target="http://img.blog.csdn.net/20140909170907640" TargetMode="External"/><Relationship Id="rId410" Type="http://schemas.openxmlformats.org/officeDocument/2006/relationships/image" Target="media/image204.jpeg"/><Relationship Id="rId41" Type="http://schemas.openxmlformats.org/officeDocument/2006/relationships/image" Target="http://img.my.csdn.net/uploads/201304/05/1365175830_5193.png" TargetMode="External"/><Relationship Id="rId409" Type="http://schemas.openxmlformats.org/officeDocument/2006/relationships/image" Target="http://img.blog.csdn.net/20140909170904988" TargetMode="External"/><Relationship Id="rId408" Type="http://schemas.openxmlformats.org/officeDocument/2006/relationships/image" Target="media/image203.jpeg"/><Relationship Id="rId407" Type="http://schemas.openxmlformats.org/officeDocument/2006/relationships/image" Target="http://img.blog.csdn.net/20140909170457774" TargetMode="External"/><Relationship Id="rId406" Type="http://schemas.openxmlformats.org/officeDocument/2006/relationships/image" Target="media/image202.jpeg"/><Relationship Id="rId405" Type="http://schemas.openxmlformats.org/officeDocument/2006/relationships/image" Target="http://img.blog.csdn.net/20140917225145364?watermark/2/text/aHR0cDovL2Jsb2cuY3Nkbi5uZXQvdl9KVUxZX3Y=/font/5a6L5L2T/fontsize/400/fill/I0JBQkFCMA==/dissolve/70/gravity/Center" TargetMode="External"/><Relationship Id="rId404" Type="http://schemas.openxmlformats.org/officeDocument/2006/relationships/image" Target="media/image201.png"/><Relationship Id="rId403" Type="http://schemas.openxmlformats.org/officeDocument/2006/relationships/image" Target="http://img.blog.csdn.net/20140909164354343" TargetMode="External"/><Relationship Id="rId402" Type="http://schemas.openxmlformats.org/officeDocument/2006/relationships/image" Target="media/image200.png"/><Relationship Id="rId401" Type="http://schemas.openxmlformats.org/officeDocument/2006/relationships/image" Target="http://img.blog.csdn.net/20140909164502391" TargetMode="External"/><Relationship Id="rId400" Type="http://schemas.openxmlformats.org/officeDocument/2006/relationships/image" Target="media/image199.jpeg"/><Relationship Id="rId40" Type="http://schemas.openxmlformats.org/officeDocument/2006/relationships/image" Target="media/image19.png"/><Relationship Id="rId4" Type="http://schemas.openxmlformats.org/officeDocument/2006/relationships/image" Target="media/image1.jpeg"/><Relationship Id="rId399" Type="http://schemas.openxmlformats.org/officeDocument/2006/relationships/image" Target="http://img.blog.csdn.net/20140917212422859" TargetMode="External"/><Relationship Id="rId398" Type="http://schemas.openxmlformats.org/officeDocument/2006/relationships/image" Target="media/image198.png"/><Relationship Id="rId397" Type="http://schemas.openxmlformats.org/officeDocument/2006/relationships/image" Target="http://img.blog.csdn.net/20140917212546875" TargetMode="External"/><Relationship Id="rId396" Type="http://schemas.openxmlformats.org/officeDocument/2006/relationships/image" Target="media/image197.png"/><Relationship Id="rId395" Type="http://schemas.openxmlformats.org/officeDocument/2006/relationships/image" Target="http://img.blog.csdn.net/20141210233202208" TargetMode="External"/><Relationship Id="rId394" Type="http://schemas.openxmlformats.org/officeDocument/2006/relationships/image" Target="media/image196.png"/><Relationship Id="rId393" Type="http://schemas.openxmlformats.org/officeDocument/2006/relationships/image" Target="http://img.blog.csdn.net/20141210233152921" TargetMode="External"/><Relationship Id="rId392" Type="http://schemas.openxmlformats.org/officeDocument/2006/relationships/image" Target="media/image195.png"/><Relationship Id="rId391" Type="http://schemas.openxmlformats.org/officeDocument/2006/relationships/image" Target="http://img.blog.csdn.net/20140917223614125" TargetMode="External"/><Relationship Id="rId390" Type="http://schemas.openxmlformats.org/officeDocument/2006/relationships/image" Target="media/image194.png"/><Relationship Id="rId39" Type="http://schemas.openxmlformats.org/officeDocument/2006/relationships/image" Target="http://img.my.csdn.net/uploads/201304/05/1365175792_4997.png" TargetMode="External"/><Relationship Id="rId389" Type="http://schemas.openxmlformats.org/officeDocument/2006/relationships/image" Target="http://img.blog.csdn.net/20140917212349092" TargetMode="External"/><Relationship Id="rId388" Type="http://schemas.openxmlformats.org/officeDocument/2006/relationships/image" Target="media/image193.png"/><Relationship Id="rId387" Type="http://schemas.openxmlformats.org/officeDocument/2006/relationships/image" Target="http://img.blog.csdn.net/20141210233135376" TargetMode="External"/><Relationship Id="rId386" Type="http://schemas.openxmlformats.org/officeDocument/2006/relationships/image" Target="media/image192.png"/><Relationship Id="rId385" Type="http://schemas.openxmlformats.org/officeDocument/2006/relationships/image" Target="http://img.blog.csdn.net/20141210233122343" TargetMode="External"/><Relationship Id="rId384" Type="http://schemas.openxmlformats.org/officeDocument/2006/relationships/image" Target="media/image191.png"/><Relationship Id="rId383" Type="http://schemas.openxmlformats.org/officeDocument/2006/relationships/image" Target="http://img.blog.csdn.net/20140917223713557" TargetMode="External"/><Relationship Id="rId382" Type="http://schemas.openxmlformats.org/officeDocument/2006/relationships/image" Target="media/image190.png"/><Relationship Id="rId381" Type="http://schemas.openxmlformats.org/officeDocument/2006/relationships/image" Target="http://img.blog.csdn.net/20140917212046369" TargetMode="External"/><Relationship Id="rId380" Type="http://schemas.openxmlformats.org/officeDocument/2006/relationships/image" Target="media/image189.png"/><Relationship Id="rId38" Type="http://schemas.openxmlformats.org/officeDocument/2006/relationships/image" Target="media/image18.png"/><Relationship Id="rId379" Type="http://schemas.openxmlformats.org/officeDocument/2006/relationships/image" Target="http://img.blog.csdn.net/20140917212018772" TargetMode="External"/><Relationship Id="rId378" Type="http://schemas.openxmlformats.org/officeDocument/2006/relationships/image" Target="media/image188.png"/><Relationship Id="rId377" Type="http://schemas.openxmlformats.org/officeDocument/2006/relationships/image" Target="http://img.blog.csdn.net/20140917211751882" TargetMode="External"/><Relationship Id="rId376" Type="http://schemas.openxmlformats.org/officeDocument/2006/relationships/image" Target="media/image187.png"/><Relationship Id="rId375" Type="http://schemas.openxmlformats.org/officeDocument/2006/relationships/image" Target="http://img.blog.csdn.net/20140917212056119" TargetMode="External"/><Relationship Id="rId374" Type="http://schemas.openxmlformats.org/officeDocument/2006/relationships/image" Target="media/image186.png"/><Relationship Id="rId373" Type="http://schemas.openxmlformats.org/officeDocument/2006/relationships/image" Target="http://img.blog.csdn.net/20140917211615427" TargetMode="External"/><Relationship Id="rId372" Type="http://schemas.openxmlformats.org/officeDocument/2006/relationships/image" Target="media/image185.png"/><Relationship Id="rId371" Type="http://schemas.openxmlformats.org/officeDocument/2006/relationships/image" Target="http://img.blog.csdn.net/20140917211603025" TargetMode="External"/><Relationship Id="rId370" Type="http://schemas.openxmlformats.org/officeDocument/2006/relationships/image" Target="media/image184.png"/><Relationship Id="rId37" Type="http://schemas.openxmlformats.org/officeDocument/2006/relationships/image" Target="http://img.my.csdn.net/uploads/201304/05/1365175767_8636.png" TargetMode="External"/><Relationship Id="rId369" Type="http://schemas.openxmlformats.org/officeDocument/2006/relationships/image" Target="http://img.blog.csdn.net/20140917211547878" TargetMode="External"/><Relationship Id="rId368" Type="http://schemas.openxmlformats.org/officeDocument/2006/relationships/image" Target="media/image183.png"/><Relationship Id="rId367" Type="http://schemas.openxmlformats.org/officeDocument/2006/relationships/image" Target="http://img.blog.csdn.net/20140917211529672" TargetMode="External"/><Relationship Id="rId366" Type="http://schemas.openxmlformats.org/officeDocument/2006/relationships/image" Target="media/image182.png"/><Relationship Id="rId365" Type="http://schemas.openxmlformats.org/officeDocument/2006/relationships/image" Target="http://img.blog.csdn.net/20140917211309656" TargetMode="External"/><Relationship Id="rId364" Type="http://schemas.openxmlformats.org/officeDocument/2006/relationships/image" Target="media/image181.png"/><Relationship Id="rId363" Type="http://schemas.openxmlformats.org/officeDocument/2006/relationships/image" Target="http://img.blog.csdn.net/20140917211258703" TargetMode="External"/><Relationship Id="rId362" Type="http://schemas.openxmlformats.org/officeDocument/2006/relationships/image" Target="media/image180.png"/><Relationship Id="rId361" Type="http://schemas.openxmlformats.org/officeDocument/2006/relationships/image" Target="http://img.blog.csdn.net/20140917223408203" TargetMode="External"/><Relationship Id="rId360" Type="http://schemas.openxmlformats.org/officeDocument/2006/relationships/image" Target="media/image179.png"/><Relationship Id="rId36" Type="http://schemas.openxmlformats.org/officeDocument/2006/relationships/image" Target="media/image17.png"/><Relationship Id="rId359" Type="http://schemas.openxmlformats.org/officeDocument/2006/relationships/image" Target="http://img.blog.csdn.net/20131120105945093" TargetMode="External"/><Relationship Id="rId358" Type="http://schemas.openxmlformats.org/officeDocument/2006/relationships/image" Target="media/image178.jpeg"/><Relationship Id="rId357" Type="http://schemas.openxmlformats.org/officeDocument/2006/relationships/image" Target="http://img.blog.csdn.net/20140917223345468" TargetMode="External"/><Relationship Id="rId356" Type="http://schemas.openxmlformats.org/officeDocument/2006/relationships/image" Target="media/image177.png"/><Relationship Id="rId355" Type="http://schemas.openxmlformats.org/officeDocument/2006/relationships/image" Target="http://img.blog.csdn.net/20131120105843187" TargetMode="External"/><Relationship Id="rId354" Type="http://schemas.openxmlformats.org/officeDocument/2006/relationships/image" Target="media/image176.jpeg"/><Relationship Id="rId353" Type="http://schemas.openxmlformats.org/officeDocument/2006/relationships/image" Target="http://img.blog.csdn.net/20140909162911265" TargetMode="External"/><Relationship Id="rId352" Type="http://schemas.openxmlformats.org/officeDocument/2006/relationships/image" Target="media/image175.jpeg"/><Relationship Id="rId351" Type="http://schemas.openxmlformats.org/officeDocument/2006/relationships/image" Target="http://img.blog.csdn.net/20140909162540829" TargetMode="External"/><Relationship Id="rId350" Type="http://schemas.openxmlformats.org/officeDocument/2006/relationships/image" Target="media/image174.jpeg"/><Relationship Id="rId35" Type="http://schemas.openxmlformats.org/officeDocument/2006/relationships/image" Target="http://img.my.csdn.net/uploads/201304/05/1365175756_2693.png" TargetMode="External"/><Relationship Id="rId349" Type="http://schemas.openxmlformats.org/officeDocument/2006/relationships/image" Target="http://img.blog.csdn.net/20140917223413501" TargetMode="External"/><Relationship Id="rId348" Type="http://schemas.openxmlformats.org/officeDocument/2006/relationships/image" Target="media/image173.png"/><Relationship Id="rId347" Type="http://schemas.openxmlformats.org/officeDocument/2006/relationships/image" Target="http://img.blog.csdn.net/20140917223154718" TargetMode="External"/><Relationship Id="rId346" Type="http://schemas.openxmlformats.org/officeDocument/2006/relationships/image" Target="media/image172.png"/><Relationship Id="rId345" Type="http://schemas.openxmlformats.org/officeDocument/2006/relationships/image" Target="http://img.blog.csdn.net/20140917223344501" TargetMode="External"/><Relationship Id="rId344" Type="http://schemas.openxmlformats.org/officeDocument/2006/relationships/image" Target="media/image171.png"/><Relationship Id="rId343" Type="http://schemas.openxmlformats.org/officeDocument/2006/relationships/image" Target="http://img.blog.csdn.net/20140917223126859" TargetMode="External"/><Relationship Id="rId342" Type="http://schemas.openxmlformats.org/officeDocument/2006/relationships/image" Target="media/image170.png"/><Relationship Id="rId341" Type="http://schemas.openxmlformats.org/officeDocument/2006/relationships/image" Target="http://img.blog.csdn.net/20131120105326156" TargetMode="External"/><Relationship Id="rId340" Type="http://schemas.openxmlformats.org/officeDocument/2006/relationships/image" Target="media/image169.jpeg"/><Relationship Id="rId34" Type="http://schemas.openxmlformats.org/officeDocument/2006/relationships/image" Target="media/image16.png"/><Relationship Id="rId339" Type="http://schemas.openxmlformats.org/officeDocument/2006/relationships/image" Target="http://img.blog.csdn.net/20131120105112312" TargetMode="External"/><Relationship Id="rId338" Type="http://schemas.openxmlformats.org/officeDocument/2006/relationships/image" Target="media/image168.jpeg"/><Relationship Id="rId337" Type="http://schemas.openxmlformats.org/officeDocument/2006/relationships/image" Target="http://img.blog.csdn.net/20131120104727609" TargetMode="External"/><Relationship Id="rId336" Type="http://schemas.openxmlformats.org/officeDocument/2006/relationships/image" Target="media/image167.png"/><Relationship Id="rId335" Type="http://schemas.openxmlformats.org/officeDocument/2006/relationships/image" Target="http://img.blog.csdn.net/20131120104344000" TargetMode="External"/><Relationship Id="rId334" Type="http://schemas.openxmlformats.org/officeDocument/2006/relationships/image" Target="media/image166.png"/><Relationship Id="rId333" Type="http://schemas.openxmlformats.org/officeDocument/2006/relationships/image" Target="http://img.blog.csdn.net/20131120104335796" TargetMode="External"/><Relationship Id="rId332" Type="http://schemas.openxmlformats.org/officeDocument/2006/relationships/image" Target="media/image165.png"/><Relationship Id="rId331" Type="http://schemas.openxmlformats.org/officeDocument/2006/relationships/image" Target="http://img.blog.csdn.net/20131120104258437" TargetMode="External"/><Relationship Id="rId330" Type="http://schemas.openxmlformats.org/officeDocument/2006/relationships/image" Target="media/image164.jpeg"/><Relationship Id="rId33" Type="http://schemas.openxmlformats.org/officeDocument/2006/relationships/image" Target="http://img.my.csdn.net/uploads/201304/05/1365175737_9557.png" TargetMode="External"/><Relationship Id="rId329" Type="http://schemas.openxmlformats.org/officeDocument/2006/relationships/image" Target="http://img.blog.csdn.net/20131120105420562" TargetMode="External"/><Relationship Id="rId328" Type="http://schemas.openxmlformats.org/officeDocument/2006/relationships/image" Target="media/image163.jpeg"/><Relationship Id="rId327" Type="http://schemas.openxmlformats.org/officeDocument/2006/relationships/image" Target="http://img.blog.csdn.net/20131120104205453" TargetMode="External"/><Relationship Id="rId326" Type="http://schemas.openxmlformats.org/officeDocument/2006/relationships/image" Target="media/image162.jpeg"/><Relationship Id="rId325" Type="http://schemas.openxmlformats.org/officeDocument/2006/relationships/image" Target="http://img.blog.csdn.net/20131120103959046" TargetMode="External"/><Relationship Id="rId324" Type="http://schemas.openxmlformats.org/officeDocument/2006/relationships/image" Target="media/image161.jpeg"/><Relationship Id="rId323" Type="http://schemas.openxmlformats.org/officeDocument/2006/relationships/image" Target="http://img.blog.csdn.net/20131120105753218" TargetMode="External"/><Relationship Id="rId322" Type="http://schemas.openxmlformats.org/officeDocument/2006/relationships/image" Target="media/image160.jpeg"/><Relationship Id="rId321" Type="http://schemas.openxmlformats.org/officeDocument/2006/relationships/image" Target="http://img.blog.csdn.net/20131119160555593" TargetMode="External"/><Relationship Id="rId320" Type="http://schemas.openxmlformats.org/officeDocument/2006/relationships/image" Target="media/image159.jpeg"/><Relationship Id="rId32" Type="http://schemas.openxmlformats.org/officeDocument/2006/relationships/image" Target="media/image15.png"/><Relationship Id="rId319" Type="http://schemas.openxmlformats.org/officeDocument/2006/relationships/image" Target="http://img.blog.csdn.net/20131119160514921" TargetMode="External"/><Relationship Id="rId318" Type="http://schemas.openxmlformats.org/officeDocument/2006/relationships/image" Target="media/image158.jpeg"/><Relationship Id="rId317" Type="http://schemas.openxmlformats.org/officeDocument/2006/relationships/image" Target="http://img.blog.csdn.net/20131119160502531" TargetMode="External"/><Relationship Id="rId316" Type="http://schemas.openxmlformats.org/officeDocument/2006/relationships/image" Target="media/image157.jpeg"/><Relationship Id="rId315" Type="http://schemas.openxmlformats.org/officeDocument/2006/relationships/image" Target="http://img.blog.csdn.net/20131119160407609" TargetMode="External"/><Relationship Id="rId314" Type="http://schemas.openxmlformats.org/officeDocument/2006/relationships/image" Target="media/image156.jpeg"/><Relationship Id="rId313" Type="http://schemas.openxmlformats.org/officeDocument/2006/relationships/image" Target="http://img.blog.csdn.net/20131119160327140" TargetMode="External"/><Relationship Id="rId312" Type="http://schemas.openxmlformats.org/officeDocument/2006/relationships/image" Target="media/image155.jpeg"/><Relationship Id="rId311" Type="http://schemas.openxmlformats.org/officeDocument/2006/relationships/image" Target="http://img.blog.csdn.net/20131111201056140" TargetMode="External"/><Relationship Id="rId310" Type="http://schemas.openxmlformats.org/officeDocument/2006/relationships/image" Target="media/image154.jpeg"/><Relationship Id="rId31" Type="http://schemas.openxmlformats.org/officeDocument/2006/relationships/image" Target="http://img.blog.csdn.net/20140826150648949" TargetMode="External"/><Relationship Id="rId309" Type="http://schemas.openxmlformats.org/officeDocument/2006/relationships/image" Target="http://img.blog.csdn.net/20131111201045671" TargetMode="External"/><Relationship Id="rId308" Type="http://schemas.openxmlformats.org/officeDocument/2006/relationships/image" Target="media/image153.jpeg"/><Relationship Id="rId307" Type="http://schemas.openxmlformats.org/officeDocument/2006/relationships/image" Target="http://img.blog.csdn.net/20131111201029218" TargetMode="External"/><Relationship Id="rId306" Type="http://schemas.openxmlformats.org/officeDocument/2006/relationships/image" Target="media/image152.jpeg"/><Relationship Id="rId305" Type="http://schemas.openxmlformats.org/officeDocument/2006/relationships/image" Target="http://img.blog.csdn.net/20131111201005062" TargetMode="External"/><Relationship Id="rId304" Type="http://schemas.openxmlformats.org/officeDocument/2006/relationships/image" Target="media/image151.jpeg"/><Relationship Id="rId303" Type="http://schemas.openxmlformats.org/officeDocument/2006/relationships/image" Target="http://img.blog.csdn.net/20131111200941109" TargetMode="External"/><Relationship Id="rId302" Type="http://schemas.openxmlformats.org/officeDocument/2006/relationships/image" Target="media/image150.jpeg"/><Relationship Id="rId301" Type="http://schemas.openxmlformats.org/officeDocument/2006/relationships/image" Target="http://img.blog.csdn.net/20131111201149062" TargetMode="External"/><Relationship Id="rId300" Type="http://schemas.openxmlformats.org/officeDocument/2006/relationships/image" Target="media/image149.jpeg"/><Relationship Id="rId30" Type="http://schemas.openxmlformats.org/officeDocument/2006/relationships/image" Target="media/image14.png"/><Relationship Id="rId3" Type="http://schemas.openxmlformats.org/officeDocument/2006/relationships/theme" Target="theme/theme1.xml"/><Relationship Id="rId299" Type="http://schemas.openxmlformats.org/officeDocument/2006/relationships/image" Target="http://img.my.csdn.net/uploads/201210/24/1351084127_2165.png" TargetMode="External"/><Relationship Id="rId298" Type="http://schemas.openxmlformats.org/officeDocument/2006/relationships/image" Target="media/image148.png"/><Relationship Id="rId297" Type="http://schemas.openxmlformats.org/officeDocument/2006/relationships/image" Target="http://img.my.csdn.net/uploads/201210/24/1351083952_4721.png" TargetMode="External"/><Relationship Id="rId296" Type="http://schemas.openxmlformats.org/officeDocument/2006/relationships/image" Target="media/image147.png"/><Relationship Id="rId295" Type="http://schemas.openxmlformats.org/officeDocument/2006/relationships/image" Target="http://img.blog.csdn.net/20131119171613656" TargetMode="External"/><Relationship Id="rId294" Type="http://schemas.openxmlformats.org/officeDocument/2006/relationships/image" Target="media/image146.jpeg"/><Relationship Id="rId293" Type="http://schemas.openxmlformats.org/officeDocument/2006/relationships/image" Target="http://img.blog.csdn.net/20131119171556593" TargetMode="External"/><Relationship Id="rId292" Type="http://schemas.openxmlformats.org/officeDocument/2006/relationships/image" Target="media/image145.jpeg"/><Relationship Id="rId291" Type="http://schemas.openxmlformats.org/officeDocument/2006/relationships/image" Target="http://img.blog.csdn.net/20131114211111875" TargetMode="External"/><Relationship Id="rId290" Type="http://schemas.openxmlformats.org/officeDocument/2006/relationships/image" Target="media/image144.jpeg"/><Relationship Id="rId29" Type="http://schemas.openxmlformats.org/officeDocument/2006/relationships/image" Target="http://img.my.csdn.net/uploads/201304/05/1365175723_3132.png" TargetMode="External"/><Relationship Id="rId289" Type="http://schemas.openxmlformats.org/officeDocument/2006/relationships/image" Target="http://img.blog.csdn.net/20131114211056687" TargetMode="External"/><Relationship Id="rId288" Type="http://schemas.openxmlformats.org/officeDocument/2006/relationships/image" Target="media/image143.jpeg"/><Relationship Id="rId287" Type="http://schemas.openxmlformats.org/officeDocument/2006/relationships/image" Target="http://img.blog.csdn.net/20131107212633859" TargetMode="External"/><Relationship Id="rId286" Type="http://schemas.openxmlformats.org/officeDocument/2006/relationships/image" Target="media/image142.jpeg"/><Relationship Id="rId285" Type="http://schemas.openxmlformats.org/officeDocument/2006/relationships/image" Target="http://img.blog.csdn.net/20131114204047671" TargetMode="External"/><Relationship Id="rId284" Type="http://schemas.openxmlformats.org/officeDocument/2006/relationships/image" Target="media/image141.jpeg"/><Relationship Id="rId283" Type="http://schemas.openxmlformats.org/officeDocument/2006/relationships/image" Target="http://img.blog.csdn.net/20131114204038984" TargetMode="External"/><Relationship Id="rId282" Type="http://schemas.openxmlformats.org/officeDocument/2006/relationships/image" Target="media/image140.jpeg"/><Relationship Id="rId281" Type="http://schemas.openxmlformats.org/officeDocument/2006/relationships/image" Target="http://img.blog.csdn.net/20131114204028093" TargetMode="External"/><Relationship Id="rId280" Type="http://schemas.openxmlformats.org/officeDocument/2006/relationships/image" Target="media/image139.jpeg"/><Relationship Id="rId28" Type="http://schemas.openxmlformats.org/officeDocument/2006/relationships/image" Target="media/image13.png"/><Relationship Id="rId279" Type="http://schemas.openxmlformats.org/officeDocument/2006/relationships/image" Target="http://img.blog.csdn.net/20131114204020468" TargetMode="External"/><Relationship Id="rId278" Type="http://schemas.openxmlformats.org/officeDocument/2006/relationships/image" Target="media/image138.jpeg"/><Relationship Id="rId277" Type="http://schemas.openxmlformats.org/officeDocument/2006/relationships/image" Target="http://img.blog.csdn.net/20131114203144875" TargetMode="External"/><Relationship Id="rId276" Type="http://schemas.openxmlformats.org/officeDocument/2006/relationships/image" Target="media/image137.jpeg"/><Relationship Id="rId275" Type="http://schemas.openxmlformats.org/officeDocument/2006/relationships/image" Target="http://img.my.csdn.net/uploads/201304/03/1364965402_2807.jpg" TargetMode="External"/><Relationship Id="rId274" Type="http://schemas.openxmlformats.org/officeDocument/2006/relationships/image" Target="media/image136.jpeg"/><Relationship Id="rId273" Type="http://schemas.openxmlformats.org/officeDocument/2006/relationships/image" Target="http://img.my.csdn.net/uploads/201304/03/1364965369_2776.jpg" TargetMode="External"/><Relationship Id="rId272" Type="http://schemas.openxmlformats.org/officeDocument/2006/relationships/image" Target="media/image135.jpeg"/><Relationship Id="rId271" Type="http://schemas.openxmlformats.org/officeDocument/2006/relationships/image" Target="http://img.blog.csdn.net/20130919094508562" TargetMode="External"/><Relationship Id="rId270" Type="http://schemas.openxmlformats.org/officeDocument/2006/relationships/image" Target="media/image134.jpeg"/><Relationship Id="rId27" Type="http://schemas.openxmlformats.org/officeDocument/2006/relationships/image" Target="http://img.my.csdn.net/uploads/201304/05/1365175711_9116.png" TargetMode="External"/><Relationship Id="rId269" Type="http://schemas.openxmlformats.org/officeDocument/2006/relationships/image" Target="http://img.my.csdn.net/uploads/201304/03/1364965166_4508.jpg" TargetMode="External"/><Relationship Id="rId268" Type="http://schemas.openxmlformats.org/officeDocument/2006/relationships/image" Target="media/image133.jpeg"/><Relationship Id="rId267" Type="http://schemas.openxmlformats.org/officeDocument/2006/relationships/image" Target="http://img.my.csdn.net/uploads/201304/03/1364965086_6201.jpg" TargetMode="External"/><Relationship Id="rId266" Type="http://schemas.openxmlformats.org/officeDocument/2006/relationships/image" Target="media/image132.jpeg"/><Relationship Id="rId265" Type="http://schemas.openxmlformats.org/officeDocument/2006/relationships/image" Target="http://img.my.csdn.net/uploads/201304/03/1364965051_1161.jpg" TargetMode="External"/><Relationship Id="rId264" Type="http://schemas.openxmlformats.org/officeDocument/2006/relationships/image" Target="media/image131.jpeg"/><Relationship Id="rId263" Type="http://schemas.openxmlformats.org/officeDocument/2006/relationships/image" Target="http://img.my.csdn.net/uploads/201304/03/1364965002_7084.jpg" TargetMode="External"/><Relationship Id="rId262" Type="http://schemas.openxmlformats.org/officeDocument/2006/relationships/image" Target="media/image130.jpeg"/><Relationship Id="rId261" Type="http://schemas.openxmlformats.org/officeDocument/2006/relationships/image" Target="http://img.my.csdn.net/uploads/201304/03/1364964812_9353.jpg" TargetMode="External"/><Relationship Id="rId260" Type="http://schemas.openxmlformats.org/officeDocument/2006/relationships/image" Target="media/image129.jpeg"/><Relationship Id="rId26" Type="http://schemas.openxmlformats.org/officeDocument/2006/relationships/image" Target="media/image12.png"/><Relationship Id="rId259" Type="http://schemas.openxmlformats.org/officeDocument/2006/relationships/image" Target="http://blog.pluskid.org/MathJax/fonts/HTML-CSS/TeX/png/Caligraphic/Regular/141/004C.png" TargetMode="External"/><Relationship Id="rId258" Type="http://schemas.openxmlformats.org/officeDocument/2006/relationships/image" Target="media/image128.png"/><Relationship Id="rId257" Type="http://schemas.openxmlformats.org/officeDocument/2006/relationships/image" Target="http://blog.pluskid.org/MathJax/fonts/HTML-CSS/TeX/png/Math/Italic/141/0077.png" TargetMode="External"/><Relationship Id="rId256" Type="http://schemas.openxmlformats.org/officeDocument/2006/relationships/image" Target="media/image127.png"/><Relationship Id="rId255" Type="http://schemas.openxmlformats.org/officeDocument/2006/relationships/image" Target="http://img.my.csdn.net/uploads/201304/03/1364964598_5617.jpg" TargetMode="External"/><Relationship Id="rId254" Type="http://schemas.openxmlformats.org/officeDocument/2006/relationships/image" Target="media/image126.jpeg"/><Relationship Id="rId253" Type="http://schemas.openxmlformats.org/officeDocument/2006/relationships/image" Target="http://img.my.csdn.net/uploads/201304/03/1364964459_1257.jpg" TargetMode="External"/><Relationship Id="rId252" Type="http://schemas.openxmlformats.org/officeDocument/2006/relationships/image" Target="media/image125.jpeg"/><Relationship Id="rId251" Type="http://schemas.openxmlformats.org/officeDocument/2006/relationships/image" Target="http://img.my.csdn.net/uploads/201304/03/1364964430_9778.jpg" TargetMode="External"/><Relationship Id="rId250" Type="http://schemas.openxmlformats.org/officeDocument/2006/relationships/image" Target="media/image124.jpeg"/><Relationship Id="rId25" Type="http://schemas.openxmlformats.org/officeDocument/2006/relationships/image" Target="http://img.my.csdn.net/uploads/201304/05/1365175329_6408.png" TargetMode="External"/><Relationship Id="rId249" Type="http://schemas.openxmlformats.org/officeDocument/2006/relationships/image" Target="http://img.my.csdn.net/uploads/201304/03/1364964417_1635.jpg" TargetMode="External"/><Relationship Id="rId248" Type="http://schemas.openxmlformats.org/officeDocument/2006/relationships/image" Target="media/image123.jpeg"/><Relationship Id="rId247" Type="http://schemas.openxmlformats.org/officeDocument/2006/relationships/image" Target="http://img.my.csdn.net/uploads/201304/03/1364964405_5704.jpg" TargetMode="External"/><Relationship Id="rId246" Type="http://schemas.openxmlformats.org/officeDocument/2006/relationships/image" Target="media/image122.jpeg"/><Relationship Id="rId245" Type="http://schemas.openxmlformats.org/officeDocument/2006/relationships/image" Target="http://img.my.csdn.net/uploads/201304/03/1364959743_1140.jpg" TargetMode="External"/><Relationship Id="rId244" Type="http://schemas.openxmlformats.org/officeDocument/2006/relationships/image" Target="media/image121.jpeg"/><Relationship Id="rId243" Type="http://schemas.openxmlformats.org/officeDocument/2006/relationships/image" Target="http://img.my.csdn.net/uploads/201304/03/1364959576_9747.jpg" TargetMode="External"/><Relationship Id="rId242" Type="http://schemas.openxmlformats.org/officeDocument/2006/relationships/image" Target="media/image120.jpeg"/><Relationship Id="rId241" Type="http://schemas.openxmlformats.org/officeDocument/2006/relationships/image" Target="http://blog.pluskid.org/MathJax/fonts/HTML-CSS/TeX/png/Math/Italic/141/03BE.png" TargetMode="External"/><Relationship Id="rId240" Type="http://schemas.openxmlformats.org/officeDocument/2006/relationships/image" Target="media/image119.png"/><Relationship Id="rId24" Type="http://schemas.openxmlformats.org/officeDocument/2006/relationships/image" Target="media/image11.png"/><Relationship Id="rId239" Type="http://schemas.openxmlformats.org/officeDocument/2006/relationships/image" Target="http://blog.pluskid.org/MathJax/fonts/HTML-CSS/TeX/png/Math/Italic/141/0043.png" TargetMode="External"/><Relationship Id="rId238" Type="http://schemas.openxmlformats.org/officeDocument/2006/relationships/image" Target="media/image118.png"/><Relationship Id="rId237" Type="http://schemas.openxmlformats.org/officeDocument/2006/relationships/image" Target="http://img.my.csdn.net/uploads/201304/03/1364959830_8514.jpg" TargetMode="External"/><Relationship Id="rId236" Type="http://schemas.openxmlformats.org/officeDocument/2006/relationships/image" Target="media/image117.jpeg"/><Relationship Id="rId235" Type="http://schemas.openxmlformats.org/officeDocument/2006/relationships/image" Target="http://img.my.csdn.net/uploads/201304/03/1364959556_6974.jpg" TargetMode="External"/><Relationship Id="rId234" Type="http://schemas.openxmlformats.org/officeDocument/2006/relationships/image" Target="media/image116.jpeg"/><Relationship Id="rId233" Type="http://schemas.openxmlformats.org/officeDocument/2006/relationships/image" Target="http://img.my.csdn.net/uploads/201304/03/1364959545_2101.jpg" TargetMode="External"/><Relationship Id="rId232" Type="http://schemas.openxmlformats.org/officeDocument/2006/relationships/image" Target="media/image115.jpeg"/><Relationship Id="rId231" Type="http://schemas.openxmlformats.org/officeDocument/2006/relationships/image" Target="http://img.my.csdn.net/uploads/201304/03/1364959520_2870.jpg" TargetMode="External"/><Relationship Id="rId230" Type="http://schemas.openxmlformats.org/officeDocument/2006/relationships/image" Target="media/image114.jpeg"/><Relationship Id="rId23" Type="http://schemas.openxmlformats.org/officeDocument/2006/relationships/image" Target="http://img.my.csdn.net/uploads/201304/05/1365175299_9597.png" TargetMode="External"/><Relationship Id="rId229" Type="http://schemas.openxmlformats.org/officeDocument/2006/relationships/image" Target="http://img.my.csdn.net/uploads/201304/03/1364959452_3595.jpg" TargetMode="External"/><Relationship Id="rId228" Type="http://schemas.openxmlformats.org/officeDocument/2006/relationships/image" Target="media/image113.jpeg"/><Relationship Id="rId227" Type="http://schemas.openxmlformats.org/officeDocument/2006/relationships/image" Target="http://img.my.csdn.net/uploads/201304/03/1364959415_3450.jpg" TargetMode="External"/><Relationship Id="rId226" Type="http://schemas.openxmlformats.org/officeDocument/2006/relationships/image" Target="media/image112.jpeg"/><Relationship Id="rId225" Type="http://schemas.openxmlformats.org/officeDocument/2006/relationships/image" Target="http://img.blog.csdn.net/20131126154347453" TargetMode="External"/><Relationship Id="rId224" Type="http://schemas.openxmlformats.org/officeDocument/2006/relationships/image" Target="media/image111.jpeg"/><Relationship Id="rId223" Type="http://schemas.openxmlformats.org/officeDocument/2006/relationships/image" Target="http://blog.pluskid.org/wp-content/uploads/2010/09/Optimal-Hyper-Plane-2.png" TargetMode="External"/><Relationship Id="rId222" Type="http://schemas.openxmlformats.org/officeDocument/2006/relationships/image" Target="media/image110.png"/><Relationship Id="rId221" Type="http://schemas.openxmlformats.org/officeDocument/2006/relationships/image" Target="http://img.blog.csdn.net/20131121105410546" TargetMode="External"/><Relationship Id="rId220" Type="http://schemas.openxmlformats.org/officeDocument/2006/relationships/image" Target="media/image109.png"/><Relationship Id="rId22" Type="http://schemas.openxmlformats.org/officeDocument/2006/relationships/image" Target="media/image10.png"/><Relationship Id="rId219" Type="http://schemas.openxmlformats.org/officeDocument/2006/relationships/image" Target="http://img.my.csdn.net/uploads/201304/03/1364958354_7262.jpg" TargetMode="External"/><Relationship Id="rId218" Type="http://schemas.openxmlformats.org/officeDocument/2006/relationships/image" Target="media/image108.jpeg"/><Relationship Id="rId217" Type="http://schemas.openxmlformats.org/officeDocument/2006/relationships/image" Target="http://img.blog.csdn.net/20130919095640250" TargetMode="External"/><Relationship Id="rId216" Type="http://schemas.openxmlformats.org/officeDocument/2006/relationships/image" Target="media/image107.jpeg"/><Relationship Id="rId215" Type="http://schemas.openxmlformats.org/officeDocument/2006/relationships/image" Target="http://img.my.csdn.net/uploads/201304/03/1364958296_7554.jpg" TargetMode="External"/><Relationship Id="rId214" Type="http://schemas.openxmlformats.org/officeDocument/2006/relationships/image" Target="media/image106.jpeg"/><Relationship Id="rId213" Type="http://schemas.openxmlformats.org/officeDocument/2006/relationships/image" Target="http://img.my.csdn.net/uploads/201304/03/1364958259_8460.jpg" TargetMode="External"/><Relationship Id="rId212" Type="http://schemas.openxmlformats.org/officeDocument/2006/relationships/image" Target="media/image105.jpeg"/><Relationship Id="rId211" Type="http://schemas.openxmlformats.org/officeDocument/2006/relationships/image" Target="http://blog.pluskid.org/MathJax/fonts/HTML-CSS/TeX/png/Math/Italic/141/006D.png" TargetMode="External"/><Relationship Id="rId210" Type="http://schemas.openxmlformats.org/officeDocument/2006/relationships/image" Target="media/image104.png"/><Relationship Id="rId21" Type="http://schemas.openxmlformats.org/officeDocument/2006/relationships/image" Target="http://img.my.csdn.net/uploads/201304/05/1365175288_2654.png" TargetMode="External"/><Relationship Id="rId209" Type="http://schemas.openxmlformats.org/officeDocument/2006/relationships/image" Target="http://img.my.csdn.net/uploads/201304/03/1364958204_2877.jpg" TargetMode="External"/><Relationship Id="rId208" Type="http://schemas.openxmlformats.org/officeDocument/2006/relationships/image" Target="media/image103.jpeg"/><Relationship Id="rId207" Type="http://schemas.openxmlformats.org/officeDocument/2006/relationships/image" Target="http://img.my.csdn.net/uploads/201304/03/1364957480_2629.jpg" TargetMode="External"/><Relationship Id="rId206" Type="http://schemas.openxmlformats.org/officeDocument/2006/relationships/image" Target="media/image102.jpeg"/><Relationship Id="rId205" Type="http://schemas.openxmlformats.org/officeDocument/2006/relationships/image" Target="http://blog.pluskid.org/MathJax/fonts/HTML-CSS/TeX/png/Math/Italic/141/03B1.png" TargetMode="External"/><Relationship Id="rId204" Type="http://schemas.openxmlformats.org/officeDocument/2006/relationships/image" Target="media/image101.png"/><Relationship Id="rId203" Type="http://schemas.openxmlformats.org/officeDocument/2006/relationships/image" Target="http://img.my.csdn.net/uploads/201304/03/1364956916_5948.jpg" TargetMode="External"/><Relationship Id="rId202" Type="http://schemas.openxmlformats.org/officeDocument/2006/relationships/image" Target="media/image100.jpeg"/><Relationship Id="rId201" Type="http://schemas.openxmlformats.org/officeDocument/2006/relationships/image" Target="http://img.my.csdn.net/uploads/201304/03/1364956440_7770.jpg" TargetMode="External"/><Relationship Id="rId200" Type="http://schemas.openxmlformats.org/officeDocument/2006/relationships/image" Target="media/image99.jpeg"/><Relationship Id="rId20" Type="http://schemas.openxmlformats.org/officeDocument/2006/relationships/image" Target="media/image9.png"/><Relationship Id="rId2" Type="http://schemas.openxmlformats.org/officeDocument/2006/relationships/settings" Target="settings.xml"/><Relationship Id="rId199" Type="http://schemas.openxmlformats.org/officeDocument/2006/relationships/image" Target="http://img.my.csdn.net/uploads/201304/03/1364953751_4112.jpg" TargetMode="External"/><Relationship Id="rId198" Type="http://schemas.openxmlformats.org/officeDocument/2006/relationships/image" Target="media/image98.jpeg"/><Relationship Id="rId197" Type="http://schemas.openxmlformats.org/officeDocument/2006/relationships/image" Target="http://img.my.csdn.net/uploads/201304/03/1364953714_4455.jpg" TargetMode="External"/><Relationship Id="rId196" Type="http://schemas.openxmlformats.org/officeDocument/2006/relationships/image" Target="media/image97.jpeg"/><Relationship Id="rId195" Type="http://schemas.openxmlformats.org/officeDocument/2006/relationships/image" Target="http://img.my.csdn.net/uploads/201304/03/1364953683_4519.jpg" TargetMode="External"/><Relationship Id="rId194" Type="http://schemas.openxmlformats.org/officeDocument/2006/relationships/image" Target="media/image96.jpeg"/><Relationship Id="rId193" Type="http://schemas.openxmlformats.org/officeDocument/2006/relationships/image" Target="http://img.my.csdn.net/uploads/201304/03/1364953615_2896.jpg" TargetMode="External"/><Relationship Id="rId192" Type="http://schemas.openxmlformats.org/officeDocument/2006/relationships/image" Target="media/image95.jpeg"/><Relationship Id="rId191" Type="http://schemas.openxmlformats.org/officeDocument/2006/relationships/image" Target="http://img.my.csdn.net/uploads/201304/03/1364953575_7320.jpg" TargetMode="External"/><Relationship Id="rId190" Type="http://schemas.openxmlformats.org/officeDocument/2006/relationships/image" Target="media/image94.jpeg"/><Relationship Id="rId19" Type="http://schemas.openxmlformats.org/officeDocument/2006/relationships/image" Target="http://img.my.csdn.net/uploads/201304/05/1365175178_8905.png" TargetMode="External"/><Relationship Id="rId189" Type="http://schemas.openxmlformats.org/officeDocument/2006/relationships/image" Target="http://img.my.csdn.net/uploads/201304/03/1364953493_7554.jpg" TargetMode="External"/><Relationship Id="rId188" Type="http://schemas.openxmlformats.org/officeDocument/2006/relationships/image" Target="media/image93.jpeg"/><Relationship Id="rId187" Type="http://schemas.openxmlformats.org/officeDocument/2006/relationships/image" Target="http://img.my.csdn.net/uploads/201304/03/1364953480_7616.jpg" TargetMode="External"/><Relationship Id="rId186" Type="http://schemas.openxmlformats.org/officeDocument/2006/relationships/image" Target="media/image92.jpeg"/><Relationship Id="rId185" Type="http://schemas.openxmlformats.org/officeDocument/2006/relationships/image" Target="http://blog.pluskid.org/MathJax/fonts/HTML-CSS/TeX/png/Main/Regular/141/0029.png" TargetMode="External"/><Relationship Id="rId184" Type="http://schemas.openxmlformats.org/officeDocument/2006/relationships/image" Target="media/image91.png"/><Relationship Id="rId183" Type="http://schemas.openxmlformats.org/officeDocument/2006/relationships/image" Target="http://blog.pluskid.org/MathJax/fonts/HTML-CSS/TeX/png/Main/Regular/141/22C5.png" TargetMode="External"/><Relationship Id="rId182" Type="http://schemas.openxmlformats.org/officeDocument/2006/relationships/image" Target="media/image90.png"/><Relationship Id="rId181" Type="http://schemas.openxmlformats.org/officeDocument/2006/relationships/image" Target="http://blog.pluskid.org/MathJax/fonts/HTML-CSS/TeX/png/Main/Regular/141/0028.png" TargetMode="External"/><Relationship Id="rId180" Type="http://schemas.openxmlformats.org/officeDocument/2006/relationships/image" Target="media/image89.png"/><Relationship Id="rId18" Type="http://schemas.openxmlformats.org/officeDocument/2006/relationships/image" Target="media/image8.png"/><Relationship Id="rId179" Type="http://schemas.openxmlformats.org/officeDocument/2006/relationships/image" Target="http://blog.pluskid.org/MathJax/fonts/HTML-CSS/TeX/png/Math/Italic/141/03D5.png" TargetMode="External"/><Relationship Id="rId178" Type="http://schemas.openxmlformats.org/officeDocument/2006/relationships/image" Target="media/image88.png"/><Relationship Id="rId177" Type="http://schemas.openxmlformats.org/officeDocument/2006/relationships/image" Target="http://img.my.csdn.net/uploads/201210/25/1351142906_9411.jpg" TargetMode="External"/><Relationship Id="rId176" Type="http://schemas.openxmlformats.org/officeDocument/2006/relationships/image" Target="media/image87.jpeg"/><Relationship Id="rId175" Type="http://schemas.openxmlformats.org/officeDocument/2006/relationships/image" Target="http://img.my.csdn.net/uploads/201210/25/1351142890_4908.jpg" TargetMode="External"/><Relationship Id="rId174" Type="http://schemas.openxmlformats.org/officeDocument/2006/relationships/image" Target="media/image86.jpeg"/><Relationship Id="rId173" Type="http://schemas.openxmlformats.org/officeDocument/2006/relationships/image" Target="http://img.my.csdn.net/uploads/201210/25/1351142877_8481.jpg" TargetMode="External"/><Relationship Id="rId172" Type="http://schemas.openxmlformats.org/officeDocument/2006/relationships/image" Target="media/image85.jpeg"/><Relationship Id="rId171" Type="http://schemas.openxmlformats.org/officeDocument/2006/relationships/image" Target="http://img.my.csdn.net/uploads/201304/03/1364952814_3505.gif" TargetMode="External"/><Relationship Id="rId170" Type="http://schemas.openxmlformats.org/officeDocument/2006/relationships/image" Target="media/image84.GIF"/><Relationship Id="rId17" Type="http://schemas.openxmlformats.org/officeDocument/2006/relationships/image" Target="http://img.my.csdn.net/uploads/201304/05/1365175266_3733.png" TargetMode="External"/><Relationship Id="rId169" Type="http://schemas.openxmlformats.org/officeDocument/2006/relationships/image" Target="http://img.blog.csdn.net/20130820145544562" TargetMode="External"/><Relationship Id="rId168" Type="http://schemas.openxmlformats.org/officeDocument/2006/relationships/image" Target="media/image83.jpeg"/><Relationship Id="rId167" Type="http://schemas.openxmlformats.org/officeDocument/2006/relationships/image" Target="http://img.blog.csdn.net/20130820145508875" TargetMode="External"/><Relationship Id="rId166" Type="http://schemas.openxmlformats.org/officeDocument/2006/relationships/image" Target="media/image82.jpeg"/><Relationship Id="rId165" Type="http://schemas.openxmlformats.org/officeDocument/2006/relationships/image" Target="http://img.blog.csdn.net/20140830002108254" TargetMode="External"/><Relationship Id="rId164" Type="http://schemas.openxmlformats.org/officeDocument/2006/relationships/image" Target="media/image81.jpeg"/><Relationship Id="rId163" Type="http://schemas.openxmlformats.org/officeDocument/2006/relationships/image" Target="http://img.blog.csdn.net/20131111163835968" TargetMode="External"/><Relationship Id="rId162" Type="http://schemas.openxmlformats.org/officeDocument/2006/relationships/image" Target="media/image80.jpeg"/><Relationship Id="rId161" Type="http://schemas.openxmlformats.org/officeDocument/2006/relationships/image" Target="http://img.my.csdn.net/uploads/201210/25/1351142613_4680.jpg" TargetMode="External"/><Relationship Id="rId160" Type="http://schemas.openxmlformats.org/officeDocument/2006/relationships/image" Target="media/image79.jpeg"/><Relationship Id="rId16" Type="http://schemas.openxmlformats.org/officeDocument/2006/relationships/image" Target="media/image7.png"/><Relationship Id="rId159" Type="http://schemas.openxmlformats.org/officeDocument/2006/relationships/image" Target="http://img.blog.csdn.net/20131111163753093" TargetMode="External"/><Relationship Id="rId158" Type="http://schemas.openxmlformats.org/officeDocument/2006/relationships/image" Target="media/image78.jpeg"/><Relationship Id="rId157" Type="http://schemas.openxmlformats.org/officeDocument/2006/relationships/image" Target="http://img.my.csdn.net/uploads/201210/25/1351142572_5782.jpg" TargetMode="External"/><Relationship Id="rId156" Type="http://schemas.openxmlformats.org/officeDocument/2006/relationships/image" Target="media/image77.jpeg"/><Relationship Id="rId155" Type="http://schemas.openxmlformats.org/officeDocument/2006/relationships/image" Target="http://img.blog.csdn.net/20131111163543781" TargetMode="External"/><Relationship Id="rId154" Type="http://schemas.openxmlformats.org/officeDocument/2006/relationships/image" Target="media/image76.jpeg"/><Relationship Id="rId153" Type="http://schemas.openxmlformats.org/officeDocument/2006/relationships/image" Target="http://img.my.csdn.net/uploads/201304/05/1365176690_4143.png" TargetMode="External"/><Relationship Id="rId152" Type="http://schemas.openxmlformats.org/officeDocument/2006/relationships/image" Target="media/image75.png"/><Relationship Id="rId151" Type="http://schemas.openxmlformats.org/officeDocument/2006/relationships/image" Target="http://img.my.csdn.net/uploads/201304/05/1365176682_4857.png" TargetMode="External"/><Relationship Id="rId150" Type="http://schemas.openxmlformats.org/officeDocument/2006/relationships/image" Target="media/image74.png"/><Relationship Id="rId15" Type="http://schemas.openxmlformats.org/officeDocument/2006/relationships/image" Target="http://img.my.csdn.net/uploads/201304/05/1365175233_9165.png" TargetMode="External"/><Relationship Id="rId149" Type="http://schemas.openxmlformats.org/officeDocument/2006/relationships/image" Target="http://img.my.csdn.net/uploads/201304/05/1365176671_1627.png" TargetMode="External"/><Relationship Id="rId148" Type="http://schemas.openxmlformats.org/officeDocument/2006/relationships/image" Target="media/image73.png"/><Relationship Id="rId147" Type="http://schemas.openxmlformats.org/officeDocument/2006/relationships/image" Target="http://img.my.csdn.net/uploads/201301/11/1357838696_3314.png" TargetMode="External"/><Relationship Id="rId146" Type="http://schemas.openxmlformats.org/officeDocument/2006/relationships/image" Target="media/image72.png"/><Relationship Id="rId145" Type="http://schemas.openxmlformats.org/officeDocument/2006/relationships/image" Target="http://img.my.csdn.net/uploads/201301/11/1357838666_9138.jpg" TargetMode="External"/><Relationship Id="rId144" Type="http://schemas.openxmlformats.org/officeDocument/2006/relationships/image" Target="media/image71.jpeg"/><Relationship Id="rId143" Type="http://schemas.openxmlformats.org/officeDocument/2006/relationships/image" Target="http://img.my.csdn.net/uploads/201301/11/1357837605_5830.png" TargetMode="External"/><Relationship Id="rId142" Type="http://schemas.openxmlformats.org/officeDocument/2006/relationships/image" Target="media/image70.png"/><Relationship Id="rId141" Type="http://schemas.openxmlformats.org/officeDocument/2006/relationships/image" Target="http://img.my.csdn.net/uploads/201210/25/1351142449_6864.jpg" TargetMode="External"/><Relationship Id="rId140" Type="http://schemas.openxmlformats.org/officeDocument/2006/relationships/image" Target="media/image69.jpeg"/><Relationship Id="rId14" Type="http://schemas.openxmlformats.org/officeDocument/2006/relationships/image" Target="media/image6.png"/><Relationship Id="rId139" Type="http://schemas.openxmlformats.org/officeDocument/2006/relationships/image" Target="http://img.blog.csdn.net/20131107202220500" TargetMode="External"/><Relationship Id="rId138" Type="http://schemas.openxmlformats.org/officeDocument/2006/relationships/image" Target="media/image68.jpeg"/><Relationship Id="rId137" Type="http://schemas.openxmlformats.org/officeDocument/2006/relationships/image" Target="http://img.blog.csdn.net/20131107202736187" TargetMode="External"/><Relationship Id="rId136" Type="http://schemas.openxmlformats.org/officeDocument/2006/relationships/image" Target="media/image67.jpeg"/><Relationship Id="rId135" Type="http://schemas.openxmlformats.org/officeDocument/2006/relationships/image" Target="http://img.my.csdn.net/uploads/201210/25/1351142316_5141.jpg" TargetMode="External"/><Relationship Id="rId134" Type="http://schemas.openxmlformats.org/officeDocument/2006/relationships/image" Target="media/image66.jpeg"/><Relationship Id="rId133" Type="http://schemas.openxmlformats.org/officeDocument/2006/relationships/image" Target="http://img.blog.csdn.net/20131107202721703" TargetMode="External"/><Relationship Id="rId132" Type="http://schemas.openxmlformats.org/officeDocument/2006/relationships/image" Target="media/image65.jpeg"/><Relationship Id="rId131" Type="http://schemas.openxmlformats.org/officeDocument/2006/relationships/image" Target="http://img.my.csdn.net/uploads/201210/25/1351142295_1902.jpg" TargetMode="External"/><Relationship Id="rId130" Type="http://schemas.openxmlformats.org/officeDocument/2006/relationships/image" Target="media/image64.jpeg"/><Relationship Id="rId13" Type="http://schemas.openxmlformats.org/officeDocument/2006/relationships/image" Target="http://img.my.csdn.net/uploads/201304/05/1365174921_9452.png" TargetMode="External"/><Relationship Id="rId129" Type="http://schemas.openxmlformats.org/officeDocument/2006/relationships/image" Target="http://img.blog.csdn.net/20131111195824031" TargetMode="External"/><Relationship Id="rId128" Type="http://schemas.openxmlformats.org/officeDocument/2006/relationships/image" Target="media/image63.jpeg"/><Relationship Id="rId127" Type="http://schemas.openxmlformats.org/officeDocument/2006/relationships/image" Target="http://img.blog.csdn.net/20131111195552578" TargetMode="External"/><Relationship Id="rId126" Type="http://schemas.openxmlformats.org/officeDocument/2006/relationships/image" Target="media/image62.jpeg"/><Relationship Id="rId125" Type="http://schemas.openxmlformats.org/officeDocument/2006/relationships/image" Target="http://img.blog.csdn.net/20131111195324546" TargetMode="External"/><Relationship Id="rId124" Type="http://schemas.openxmlformats.org/officeDocument/2006/relationships/image" Target="media/image61.jpeg"/><Relationship Id="rId123" Type="http://schemas.openxmlformats.org/officeDocument/2006/relationships/image" Target="http://img.blog.csdn.net/20131111195433031" TargetMode="External"/><Relationship Id="rId122" Type="http://schemas.openxmlformats.org/officeDocument/2006/relationships/image" Target="media/image60.jpeg"/><Relationship Id="rId121" Type="http://schemas.openxmlformats.org/officeDocument/2006/relationships/image" Target="http://img.blog.csdn.net/20131107202702265" TargetMode="External"/><Relationship Id="rId120" Type="http://schemas.openxmlformats.org/officeDocument/2006/relationships/image" Target="media/image59.jpeg"/><Relationship Id="rId12" Type="http://schemas.openxmlformats.org/officeDocument/2006/relationships/image" Target="media/image5.png"/><Relationship Id="rId119" Type="http://schemas.openxmlformats.org/officeDocument/2006/relationships/image" Target="http://img.blog.csdn.net/20131107202642843" TargetMode="External"/><Relationship Id="rId118" Type="http://schemas.openxmlformats.org/officeDocument/2006/relationships/image" Target="media/image58.jpeg"/><Relationship Id="rId117" Type="http://schemas.openxmlformats.org/officeDocument/2006/relationships/image" Target="http://img.blog.csdn.net/20131107202615937" TargetMode="External"/><Relationship Id="rId116" Type="http://schemas.openxmlformats.org/officeDocument/2006/relationships/image" Target="media/image57.jpeg"/><Relationship Id="rId115" Type="http://schemas.openxmlformats.org/officeDocument/2006/relationships/image" Target="http://img.my.csdn.net/uploads/201210/25/1351142171_6289.jpg" TargetMode="External"/><Relationship Id="rId114" Type="http://schemas.openxmlformats.org/officeDocument/2006/relationships/image" Target="media/image56.jpeg"/><Relationship Id="rId113" Type="http://schemas.openxmlformats.org/officeDocument/2006/relationships/image" Target="http://img.my.csdn.net/uploads/201210/25/1351142114_6643.jpg" TargetMode="External"/><Relationship Id="rId112" Type="http://schemas.openxmlformats.org/officeDocument/2006/relationships/image" Target="media/image55.jpeg"/><Relationship Id="rId111" Type="http://schemas.openxmlformats.org/officeDocument/2006/relationships/image" Target="http://img.blog.csdn.net/20131111164022593" TargetMode="External"/><Relationship Id="rId110" Type="http://schemas.openxmlformats.org/officeDocument/2006/relationships/image" Target="media/image54.jpeg"/><Relationship Id="rId11" Type="http://schemas.openxmlformats.org/officeDocument/2006/relationships/image" Target="http://img.my.csdn.net/uploads/201304/05/1365174236_6175.png" TargetMode="External"/><Relationship Id="rId109" Type="http://schemas.openxmlformats.org/officeDocument/2006/relationships/image" Target="http://img.my.csdn.net/uploads/201210/25/1351141994_1802.jpg" TargetMode="External"/><Relationship Id="rId108" Type="http://schemas.openxmlformats.org/officeDocument/2006/relationships/image" Target="media/image53.jpeg"/><Relationship Id="rId107" Type="http://schemas.openxmlformats.org/officeDocument/2006/relationships/image" Target="http://img.my.csdn.net/uploads/201301/11/1357837152_4634.png" TargetMode="External"/><Relationship Id="rId106" Type="http://schemas.openxmlformats.org/officeDocument/2006/relationships/image" Target="media/image52.png"/><Relationship Id="rId105" Type="http://schemas.openxmlformats.org/officeDocument/2006/relationships/image" Target="http://img.my.csdn.net/uploads/201301/11/1357837136_7540.png" TargetMode="External"/><Relationship Id="rId104" Type="http://schemas.openxmlformats.org/officeDocument/2006/relationships/image" Target="media/image51.png"/><Relationship Id="rId103" Type="http://schemas.openxmlformats.org/officeDocument/2006/relationships/image" Target="C:/Users/ADMINI~1/AppData/Local/Temp/TempPic/K39[UN21WF~__EGULXI4SBM.tmp" TargetMode="External"/><Relationship Id="rId102" Type="http://schemas.openxmlformats.org/officeDocument/2006/relationships/image" Target="media/image50.jpeg"/><Relationship Id="rId101" Type="http://schemas.openxmlformats.org/officeDocument/2006/relationships/image" Target="http://img.my.csdn.net/uploads/201210/25/1351141975_6347.jpg" TargetMode="External"/><Relationship Id="rId100" Type="http://schemas.openxmlformats.org/officeDocument/2006/relationships/image" Target="media/image49.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haitao.duan</cp:lastModifiedBy>
  <dcterms:modified xsi:type="dcterms:W3CDTF">2016-04-28T03:42:07Z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